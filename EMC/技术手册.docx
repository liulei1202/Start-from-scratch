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Pr="00510217" w:rsidRDefault="00B64B54" w:rsidP="00B64B54"/>
    <w:p w:rsidR="00B64B54" w:rsidRDefault="00B64B54" w:rsidP="00B64B54">
      <w:pPr>
        <w:pStyle w:val="1"/>
        <w:jc w:val="center"/>
      </w:pPr>
      <w:bookmarkStart w:id="0" w:name="_Toc501960898"/>
      <w:bookmarkStart w:id="1" w:name="_Toc501961121"/>
      <w:bookmarkStart w:id="2" w:name="_Toc501961221"/>
      <w:bookmarkStart w:id="3" w:name="_Toc501961643"/>
      <w:r w:rsidRPr="000E0B29">
        <w:rPr>
          <w:rFonts w:hint="eastAsia"/>
        </w:rPr>
        <w:t>电磁频谱监测数据综合管理与应用系统</w:t>
      </w:r>
      <w:bookmarkEnd w:id="0"/>
      <w:bookmarkEnd w:id="1"/>
      <w:bookmarkEnd w:id="2"/>
      <w:bookmarkEnd w:id="3"/>
    </w:p>
    <w:p w:rsidR="00B64B54" w:rsidRDefault="00E305AA" w:rsidP="00B64B54">
      <w:pPr>
        <w:pStyle w:val="1"/>
        <w:jc w:val="center"/>
      </w:pPr>
      <w:bookmarkStart w:id="4" w:name="_Toc501960899"/>
      <w:bookmarkStart w:id="5" w:name="_Toc501961122"/>
      <w:bookmarkStart w:id="6" w:name="_Toc501961222"/>
      <w:bookmarkStart w:id="7" w:name="_Toc501961644"/>
      <w:r>
        <w:rPr>
          <w:rFonts w:hint="eastAsia"/>
        </w:rPr>
        <w:t>技术手册</w:t>
      </w:r>
      <w:bookmarkEnd w:id="4"/>
      <w:bookmarkEnd w:id="5"/>
      <w:bookmarkEnd w:id="6"/>
      <w:bookmarkEnd w:id="7"/>
    </w:p>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5219EB" w:rsidP="00B64B54">
      <w:r>
        <w:rPr>
          <w:noProof/>
        </w:rPr>
        <w:drawing>
          <wp:anchor distT="0" distB="0" distL="114300" distR="114300" simplePos="0" relativeHeight="251768832" behindDoc="0" locked="0" layoutInCell="1" allowOverlap="1" wp14:anchorId="66C20249" wp14:editId="3BDE9B23">
            <wp:simplePos x="0" y="0"/>
            <wp:positionH relativeFrom="column">
              <wp:posOffset>2066925</wp:posOffset>
            </wp:positionH>
            <wp:positionV relativeFrom="paragraph">
              <wp:posOffset>-266065</wp:posOffset>
            </wp:positionV>
            <wp:extent cx="1504950" cy="1504950"/>
            <wp:effectExtent l="0" t="0" r="0" b="0"/>
            <wp:wrapNone/>
            <wp:docPr id="12" name="图片 12" desc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g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B64B54" w:rsidRDefault="00B64B54" w:rsidP="00B64B54"/>
    <w:p w:rsidR="005219EB" w:rsidRDefault="005219EB" w:rsidP="00B64B54"/>
    <w:p w:rsidR="005219EB" w:rsidRDefault="005219EB" w:rsidP="00B64B54"/>
    <w:p w:rsidR="00B64B54" w:rsidRDefault="00B64B54" w:rsidP="00B64B54"/>
    <w:p w:rsidR="005C1536" w:rsidRDefault="00B64B54" w:rsidP="005C1536">
      <w:pPr>
        <w:jc w:val="center"/>
        <w:rPr>
          <w:sz w:val="32"/>
          <w:szCs w:val="32"/>
        </w:rPr>
      </w:pPr>
      <w:r w:rsidRPr="002F60BD">
        <w:rPr>
          <w:rFonts w:hint="eastAsia"/>
          <w:sz w:val="32"/>
          <w:szCs w:val="32"/>
        </w:rPr>
        <w:t>北京航空航天大学</w:t>
      </w:r>
    </w:p>
    <w:p w:rsidR="00343535" w:rsidRDefault="005C1536" w:rsidP="005C1536">
      <w:pPr>
        <w:jc w:val="center"/>
        <w:rPr>
          <w:sz w:val="32"/>
          <w:szCs w:val="32"/>
        </w:rPr>
      </w:pPr>
      <w:r>
        <w:rPr>
          <w:kern w:val="0"/>
          <w:sz w:val="32"/>
          <w:szCs w:val="32"/>
        </w:rPr>
        <w:t>2018</w:t>
      </w:r>
      <w:r>
        <w:rPr>
          <w:rFonts w:hint="eastAsia"/>
          <w:kern w:val="0"/>
          <w:sz w:val="32"/>
          <w:szCs w:val="32"/>
        </w:rPr>
        <w:t>年</w:t>
      </w:r>
      <w:r>
        <w:rPr>
          <w:kern w:val="0"/>
          <w:sz w:val="32"/>
          <w:szCs w:val="32"/>
        </w:rPr>
        <w:t>1</w:t>
      </w:r>
      <w:r>
        <w:rPr>
          <w:rFonts w:hint="eastAsia"/>
          <w:kern w:val="0"/>
          <w:sz w:val="32"/>
          <w:szCs w:val="32"/>
        </w:rPr>
        <w:t>月</w:t>
      </w:r>
    </w:p>
    <w:p w:rsidR="00343535" w:rsidRDefault="00343535">
      <w:pPr>
        <w:widowControl/>
        <w:jc w:val="left"/>
        <w:rPr>
          <w:b/>
          <w:bCs/>
          <w:kern w:val="44"/>
          <w:sz w:val="44"/>
          <w:szCs w:val="44"/>
        </w:rPr>
      </w:pPr>
      <w:r>
        <w:br w:type="page"/>
      </w:r>
    </w:p>
    <w:p w:rsidR="00343535" w:rsidRDefault="00343535" w:rsidP="00B65259">
      <w:pPr>
        <w:pStyle w:val="1"/>
        <w:jc w:val="center"/>
        <w:sectPr w:rsidR="00343535" w:rsidSect="00B65259">
          <w:footerReference w:type="default" r:id="rId10"/>
          <w:pgSz w:w="11906" w:h="16838"/>
          <w:pgMar w:top="1440" w:right="1800" w:bottom="1440" w:left="1800" w:header="851" w:footer="992" w:gutter="0"/>
          <w:pgNumType w:fmt="upperRoman" w:start="1"/>
          <w:cols w:space="425"/>
          <w:docGrid w:type="lines" w:linePitch="312"/>
        </w:sectPr>
      </w:pPr>
    </w:p>
    <w:p w:rsidR="00B65259" w:rsidRDefault="00B65259" w:rsidP="00B65259">
      <w:pPr>
        <w:pStyle w:val="1"/>
        <w:jc w:val="center"/>
      </w:pPr>
      <w:r>
        <w:rPr>
          <w:rFonts w:hint="eastAsia"/>
        </w:rPr>
        <w:lastRenderedPageBreak/>
        <w:t>目录</w:t>
      </w:r>
      <w:r w:rsidR="00364A3E">
        <w:fldChar w:fldCharType="begin"/>
      </w:r>
      <w:r w:rsidR="00364A3E">
        <w:instrText xml:space="preserve"> TOC \o "1-2" \h \z \u </w:instrText>
      </w:r>
      <w:r w:rsidR="00364A3E">
        <w:fldChar w:fldCharType="separate"/>
      </w:r>
    </w:p>
    <w:p w:rsidR="00B65259" w:rsidRDefault="00C8374F">
      <w:pPr>
        <w:pStyle w:val="10"/>
        <w:tabs>
          <w:tab w:val="right" w:leader="dot" w:pos="8296"/>
        </w:tabs>
        <w:rPr>
          <w:noProof/>
        </w:rPr>
      </w:pPr>
      <w:hyperlink w:anchor="_Toc501961645" w:history="1">
        <w:r w:rsidR="00B65259" w:rsidRPr="00255D98">
          <w:rPr>
            <w:rStyle w:val="ad"/>
            <w:noProof/>
          </w:rPr>
          <w:t>1.</w:t>
        </w:r>
        <w:r w:rsidR="00B65259" w:rsidRPr="00255D98">
          <w:rPr>
            <w:rStyle w:val="ad"/>
            <w:rFonts w:hint="eastAsia"/>
            <w:noProof/>
          </w:rPr>
          <w:t>用户分类</w:t>
        </w:r>
        <w:r w:rsidR="00B65259">
          <w:rPr>
            <w:noProof/>
            <w:webHidden/>
          </w:rPr>
          <w:tab/>
        </w:r>
        <w:r w:rsidR="00B65259">
          <w:rPr>
            <w:noProof/>
            <w:webHidden/>
          </w:rPr>
          <w:fldChar w:fldCharType="begin"/>
        </w:r>
        <w:r w:rsidR="00B65259">
          <w:rPr>
            <w:noProof/>
            <w:webHidden/>
          </w:rPr>
          <w:instrText xml:space="preserve"> PAGEREF _Toc501961645 \h </w:instrText>
        </w:r>
        <w:r w:rsidR="00B65259">
          <w:rPr>
            <w:noProof/>
            <w:webHidden/>
          </w:rPr>
        </w:r>
        <w:r w:rsidR="00B65259">
          <w:rPr>
            <w:noProof/>
            <w:webHidden/>
          </w:rPr>
          <w:fldChar w:fldCharType="separate"/>
        </w:r>
        <w:r w:rsidR="000A2991">
          <w:rPr>
            <w:noProof/>
            <w:webHidden/>
          </w:rPr>
          <w:t>1</w:t>
        </w:r>
        <w:r w:rsidR="00B65259">
          <w:rPr>
            <w:noProof/>
            <w:webHidden/>
          </w:rPr>
          <w:fldChar w:fldCharType="end"/>
        </w:r>
      </w:hyperlink>
    </w:p>
    <w:p w:rsidR="00B65259" w:rsidRDefault="00C8374F">
      <w:pPr>
        <w:pStyle w:val="10"/>
        <w:tabs>
          <w:tab w:val="right" w:leader="dot" w:pos="8296"/>
        </w:tabs>
        <w:rPr>
          <w:noProof/>
        </w:rPr>
      </w:pPr>
      <w:hyperlink w:anchor="_Toc501961646" w:history="1">
        <w:r w:rsidR="00B65259" w:rsidRPr="00255D98">
          <w:rPr>
            <w:rStyle w:val="ad"/>
            <w:noProof/>
          </w:rPr>
          <w:t>2.</w:t>
        </w:r>
        <w:r w:rsidR="00B65259" w:rsidRPr="00255D98">
          <w:rPr>
            <w:rStyle w:val="ad"/>
            <w:rFonts w:hint="eastAsia"/>
            <w:noProof/>
          </w:rPr>
          <w:t>缩略语：</w:t>
        </w:r>
        <w:r w:rsidR="00B65259">
          <w:rPr>
            <w:noProof/>
            <w:webHidden/>
          </w:rPr>
          <w:tab/>
        </w:r>
        <w:r w:rsidR="00B65259">
          <w:rPr>
            <w:noProof/>
            <w:webHidden/>
          </w:rPr>
          <w:fldChar w:fldCharType="begin"/>
        </w:r>
        <w:r w:rsidR="00B65259">
          <w:rPr>
            <w:noProof/>
            <w:webHidden/>
          </w:rPr>
          <w:instrText xml:space="preserve"> PAGEREF _Toc501961646 \h </w:instrText>
        </w:r>
        <w:r w:rsidR="00B65259">
          <w:rPr>
            <w:noProof/>
            <w:webHidden/>
          </w:rPr>
        </w:r>
        <w:r w:rsidR="00B65259">
          <w:rPr>
            <w:noProof/>
            <w:webHidden/>
          </w:rPr>
          <w:fldChar w:fldCharType="separate"/>
        </w:r>
        <w:r w:rsidR="000A2991">
          <w:rPr>
            <w:noProof/>
            <w:webHidden/>
          </w:rPr>
          <w:t>1</w:t>
        </w:r>
        <w:r w:rsidR="00B65259">
          <w:rPr>
            <w:noProof/>
            <w:webHidden/>
          </w:rPr>
          <w:fldChar w:fldCharType="end"/>
        </w:r>
      </w:hyperlink>
    </w:p>
    <w:p w:rsidR="00B65259" w:rsidRDefault="00C8374F">
      <w:pPr>
        <w:pStyle w:val="10"/>
        <w:tabs>
          <w:tab w:val="right" w:leader="dot" w:pos="8296"/>
        </w:tabs>
        <w:rPr>
          <w:noProof/>
        </w:rPr>
      </w:pPr>
      <w:hyperlink w:anchor="_Toc501961647" w:history="1">
        <w:r w:rsidR="00B65259" w:rsidRPr="00255D98">
          <w:rPr>
            <w:rStyle w:val="ad"/>
            <w:noProof/>
          </w:rPr>
          <w:t>3.</w:t>
        </w:r>
        <w:r w:rsidR="00B65259" w:rsidRPr="00255D98">
          <w:rPr>
            <w:rStyle w:val="ad"/>
            <w:rFonts w:hint="eastAsia"/>
            <w:noProof/>
          </w:rPr>
          <w:t>初始页面设计</w:t>
        </w:r>
        <w:r w:rsidR="00B65259">
          <w:rPr>
            <w:noProof/>
            <w:webHidden/>
          </w:rPr>
          <w:tab/>
        </w:r>
        <w:r w:rsidR="00B65259">
          <w:rPr>
            <w:noProof/>
            <w:webHidden/>
          </w:rPr>
          <w:fldChar w:fldCharType="begin"/>
        </w:r>
        <w:r w:rsidR="00B65259">
          <w:rPr>
            <w:noProof/>
            <w:webHidden/>
          </w:rPr>
          <w:instrText xml:space="preserve"> PAGEREF _Toc501961647 \h </w:instrText>
        </w:r>
        <w:r w:rsidR="00B65259">
          <w:rPr>
            <w:noProof/>
            <w:webHidden/>
          </w:rPr>
        </w:r>
        <w:r w:rsidR="00B65259">
          <w:rPr>
            <w:noProof/>
            <w:webHidden/>
          </w:rPr>
          <w:fldChar w:fldCharType="separate"/>
        </w:r>
        <w:r w:rsidR="000A2991">
          <w:rPr>
            <w:noProof/>
            <w:webHidden/>
          </w:rPr>
          <w:t>1</w:t>
        </w:r>
        <w:r w:rsidR="00B65259">
          <w:rPr>
            <w:noProof/>
            <w:webHidden/>
          </w:rPr>
          <w:fldChar w:fldCharType="end"/>
        </w:r>
      </w:hyperlink>
    </w:p>
    <w:p w:rsidR="00B65259" w:rsidRDefault="00C8374F">
      <w:pPr>
        <w:pStyle w:val="20"/>
        <w:tabs>
          <w:tab w:val="right" w:leader="dot" w:pos="8296"/>
        </w:tabs>
        <w:rPr>
          <w:noProof/>
        </w:rPr>
      </w:pPr>
      <w:hyperlink w:anchor="_Toc501961648" w:history="1">
        <w:r w:rsidR="00B65259" w:rsidRPr="00255D98">
          <w:rPr>
            <w:rStyle w:val="ad"/>
            <w:noProof/>
          </w:rPr>
          <w:t>3.1</w:t>
        </w:r>
        <w:r w:rsidR="00B65259" w:rsidRPr="00255D98">
          <w:rPr>
            <w:rStyle w:val="ad"/>
            <w:rFonts w:hint="eastAsia"/>
            <w:noProof/>
          </w:rPr>
          <w:t>初始页面的布局</w:t>
        </w:r>
        <w:r w:rsidR="00B65259">
          <w:rPr>
            <w:noProof/>
            <w:webHidden/>
          </w:rPr>
          <w:tab/>
        </w:r>
        <w:r w:rsidR="00B65259">
          <w:rPr>
            <w:noProof/>
            <w:webHidden/>
          </w:rPr>
          <w:fldChar w:fldCharType="begin"/>
        </w:r>
        <w:r w:rsidR="00B65259">
          <w:rPr>
            <w:noProof/>
            <w:webHidden/>
          </w:rPr>
          <w:instrText xml:space="preserve"> PAGEREF _Toc501961648 \h </w:instrText>
        </w:r>
        <w:r w:rsidR="00B65259">
          <w:rPr>
            <w:noProof/>
            <w:webHidden/>
          </w:rPr>
        </w:r>
        <w:r w:rsidR="00B65259">
          <w:rPr>
            <w:noProof/>
            <w:webHidden/>
          </w:rPr>
          <w:fldChar w:fldCharType="separate"/>
        </w:r>
        <w:r w:rsidR="000A2991">
          <w:rPr>
            <w:noProof/>
            <w:webHidden/>
          </w:rPr>
          <w:t>1</w:t>
        </w:r>
        <w:r w:rsidR="00B65259">
          <w:rPr>
            <w:noProof/>
            <w:webHidden/>
          </w:rPr>
          <w:fldChar w:fldCharType="end"/>
        </w:r>
      </w:hyperlink>
    </w:p>
    <w:p w:rsidR="00B65259" w:rsidRDefault="00C8374F">
      <w:pPr>
        <w:pStyle w:val="20"/>
        <w:tabs>
          <w:tab w:val="right" w:leader="dot" w:pos="8296"/>
        </w:tabs>
        <w:rPr>
          <w:noProof/>
        </w:rPr>
      </w:pPr>
      <w:hyperlink w:anchor="_Toc501961649" w:history="1">
        <w:r w:rsidR="00B65259" w:rsidRPr="00255D98">
          <w:rPr>
            <w:rStyle w:val="ad"/>
            <w:noProof/>
          </w:rPr>
          <w:t>3.2</w:t>
        </w:r>
        <w:r w:rsidR="00B65259" w:rsidRPr="00255D98">
          <w:rPr>
            <w:rStyle w:val="ad"/>
            <w:rFonts w:hint="eastAsia"/>
            <w:noProof/>
          </w:rPr>
          <w:t>初始页面的用户输入</w:t>
        </w:r>
        <w:r w:rsidR="00B65259">
          <w:rPr>
            <w:noProof/>
            <w:webHidden/>
          </w:rPr>
          <w:tab/>
        </w:r>
        <w:r w:rsidR="00B65259">
          <w:rPr>
            <w:noProof/>
            <w:webHidden/>
          </w:rPr>
          <w:fldChar w:fldCharType="begin"/>
        </w:r>
        <w:r w:rsidR="00B65259">
          <w:rPr>
            <w:noProof/>
            <w:webHidden/>
          </w:rPr>
          <w:instrText xml:space="preserve"> PAGEREF _Toc501961649 \h </w:instrText>
        </w:r>
        <w:r w:rsidR="00B65259">
          <w:rPr>
            <w:noProof/>
            <w:webHidden/>
          </w:rPr>
        </w:r>
        <w:r w:rsidR="00B65259">
          <w:rPr>
            <w:noProof/>
            <w:webHidden/>
          </w:rPr>
          <w:fldChar w:fldCharType="separate"/>
        </w:r>
        <w:r w:rsidR="000A2991">
          <w:rPr>
            <w:noProof/>
            <w:webHidden/>
          </w:rPr>
          <w:t>2</w:t>
        </w:r>
        <w:r w:rsidR="00B65259">
          <w:rPr>
            <w:noProof/>
            <w:webHidden/>
          </w:rPr>
          <w:fldChar w:fldCharType="end"/>
        </w:r>
      </w:hyperlink>
    </w:p>
    <w:p w:rsidR="00B65259" w:rsidRDefault="00C8374F">
      <w:pPr>
        <w:pStyle w:val="20"/>
        <w:tabs>
          <w:tab w:val="right" w:leader="dot" w:pos="8296"/>
        </w:tabs>
        <w:rPr>
          <w:noProof/>
        </w:rPr>
      </w:pPr>
      <w:hyperlink w:anchor="_Toc501961650" w:history="1">
        <w:r w:rsidR="00B65259" w:rsidRPr="00255D98">
          <w:rPr>
            <w:rStyle w:val="ad"/>
            <w:noProof/>
          </w:rPr>
          <w:t>3.3</w:t>
        </w:r>
        <w:r w:rsidR="00B65259" w:rsidRPr="00255D98">
          <w:rPr>
            <w:rStyle w:val="ad"/>
            <w:rFonts w:hint="eastAsia"/>
            <w:noProof/>
          </w:rPr>
          <w:t>对应的数据表</w:t>
        </w:r>
        <w:r w:rsidR="00B65259">
          <w:rPr>
            <w:noProof/>
            <w:webHidden/>
          </w:rPr>
          <w:tab/>
        </w:r>
        <w:r w:rsidR="00B65259">
          <w:rPr>
            <w:noProof/>
            <w:webHidden/>
          </w:rPr>
          <w:fldChar w:fldCharType="begin"/>
        </w:r>
        <w:r w:rsidR="00B65259">
          <w:rPr>
            <w:noProof/>
            <w:webHidden/>
          </w:rPr>
          <w:instrText xml:space="preserve"> PAGEREF _Toc501961650 \h </w:instrText>
        </w:r>
        <w:r w:rsidR="00B65259">
          <w:rPr>
            <w:noProof/>
            <w:webHidden/>
          </w:rPr>
        </w:r>
        <w:r w:rsidR="00B65259">
          <w:rPr>
            <w:noProof/>
            <w:webHidden/>
          </w:rPr>
          <w:fldChar w:fldCharType="separate"/>
        </w:r>
        <w:r w:rsidR="000A2991">
          <w:rPr>
            <w:noProof/>
            <w:webHidden/>
          </w:rPr>
          <w:t>2</w:t>
        </w:r>
        <w:r w:rsidR="00B65259">
          <w:rPr>
            <w:noProof/>
            <w:webHidden/>
          </w:rPr>
          <w:fldChar w:fldCharType="end"/>
        </w:r>
      </w:hyperlink>
    </w:p>
    <w:p w:rsidR="00B65259" w:rsidRDefault="00C8374F">
      <w:pPr>
        <w:pStyle w:val="20"/>
        <w:tabs>
          <w:tab w:val="right" w:leader="dot" w:pos="8296"/>
        </w:tabs>
        <w:rPr>
          <w:noProof/>
        </w:rPr>
      </w:pPr>
      <w:hyperlink w:anchor="_Toc501961651" w:history="1">
        <w:r w:rsidR="00B65259" w:rsidRPr="00255D98">
          <w:rPr>
            <w:rStyle w:val="ad"/>
            <w:noProof/>
          </w:rPr>
          <w:t>3.4</w:t>
        </w:r>
        <w:r w:rsidR="00B65259" w:rsidRPr="00255D98">
          <w:rPr>
            <w:rStyle w:val="ad"/>
            <w:rFonts w:hint="eastAsia"/>
            <w:noProof/>
          </w:rPr>
          <w:t>页面汇总说明</w:t>
        </w:r>
        <w:r w:rsidR="00B65259">
          <w:rPr>
            <w:noProof/>
            <w:webHidden/>
          </w:rPr>
          <w:tab/>
        </w:r>
        <w:r w:rsidR="00B65259">
          <w:rPr>
            <w:noProof/>
            <w:webHidden/>
          </w:rPr>
          <w:fldChar w:fldCharType="begin"/>
        </w:r>
        <w:r w:rsidR="00B65259">
          <w:rPr>
            <w:noProof/>
            <w:webHidden/>
          </w:rPr>
          <w:instrText xml:space="preserve"> PAGEREF _Toc501961651 \h </w:instrText>
        </w:r>
        <w:r w:rsidR="00B65259">
          <w:rPr>
            <w:noProof/>
            <w:webHidden/>
          </w:rPr>
        </w:r>
        <w:r w:rsidR="00B65259">
          <w:rPr>
            <w:noProof/>
            <w:webHidden/>
          </w:rPr>
          <w:fldChar w:fldCharType="separate"/>
        </w:r>
        <w:r w:rsidR="000A2991">
          <w:rPr>
            <w:noProof/>
            <w:webHidden/>
          </w:rPr>
          <w:t>2</w:t>
        </w:r>
        <w:r w:rsidR="00B65259">
          <w:rPr>
            <w:noProof/>
            <w:webHidden/>
          </w:rPr>
          <w:fldChar w:fldCharType="end"/>
        </w:r>
      </w:hyperlink>
    </w:p>
    <w:p w:rsidR="00B65259" w:rsidRDefault="00C8374F">
      <w:pPr>
        <w:pStyle w:val="10"/>
        <w:tabs>
          <w:tab w:val="right" w:leader="dot" w:pos="8296"/>
        </w:tabs>
        <w:rPr>
          <w:noProof/>
        </w:rPr>
      </w:pPr>
      <w:hyperlink w:anchor="_Toc501961652" w:history="1">
        <w:r w:rsidR="00B65259" w:rsidRPr="00255D98">
          <w:rPr>
            <w:rStyle w:val="ad"/>
            <w:noProof/>
          </w:rPr>
          <w:t>4.</w:t>
        </w:r>
        <w:r w:rsidR="00B65259" w:rsidRPr="00255D98">
          <w:rPr>
            <w:rStyle w:val="ad"/>
            <w:rFonts w:hint="eastAsia"/>
            <w:noProof/>
          </w:rPr>
          <w:t>应用系统页面布局</w:t>
        </w:r>
        <w:r w:rsidR="00B65259">
          <w:rPr>
            <w:noProof/>
            <w:webHidden/>
          </w:rPr>
          <w:tab/>
        </w:r>
        <w:r w:rsidR="00B65259">
          <w:rPr>
            <w:noProof/>
            <w:webHidden/>
          </w:rPr>
          <w:fldChar w:fldCharType="begin"/>
        </w:r>
        <w:r w:rsidR="00B65259">
          <w:rPr>
            <w:noProof/>
            <w:webHidden/>
          </w:rPr>
          <w:instrText xml:space="preserve"> PAGEREF _Toc501961652 \h </w:instrText>
        </w:r>
        <w:r w:rsidR="00B65259">
          <w:rPr>
            <w:noProof/>
            <w:webHidden/>
          </w:rPr>
        </w:r>
        <w:r w:rsidR="00B65259">
          <w:rPr>
            <w:noProof/>
            <w:webHidden/>
          </w:rPr>
          <w:fldChar w:fldCharType="separate"/>
        </w:r>
        <w:r w:rsidR="000A2991">
          <w:rPr>
            <w:noProof/>
            <w:webHidden/>
          </w:rPr>
          <w:t>3</w:t>
        </w:r>
        <w:r w:rsidR="00B65259">
          <w:rPr>
            <w:noProof/>
            <w:webHidden/>
          </w:rPr>
          <w:fldChar w:fldCharType="end"/>
        </w:r>
      </w:hyperlink>
    </w:p>
    <w:p w:rsidR="00B65259" w:rsidRDefault="00C8374F">
      <w:pPr>
        <w:pStyle w:val="10"/>
        <w:tabs>
          <w:tab w:val="right" w:leader="dot" w:pos="8296"/>
        </w:tabs>
        <w:rPr>
          <w:noProof/>
        </w:rPr>
      </w:pPr>
      <w:hyperlink w:anchor="_Toc501961653" w:history="1">
        <w:r w:rsidR="00B65259" w:rsidRPr="00255D98">
          <w:rPr>
            <w:rStyle w:val="ad"/>
            <w:noProof/>
          </w:rPr>
          <w:t>5.</w:t>
        </w:r>
        <w:r w:rsidR="00B65259" w:rsidRPr="00255D98">
          <w:rPr>
            <w:rStyle w:val="ad"/>
            <w:rFonts w:hint="eastAsia"/>
            <w:noProof/>
          </w:rPr>
          <w:t>文件上传技术</w:t>
        </w:r>
        <w:r w:rsidR="00B65259">
          <w:rPr>
            <w:noProof/>
            <w:webHidden/>
          </w:rPr>
          <w:tab/>
        </w:r>
        <w:r w:rsidR="00B65259">
          <w:rPr>
            <w:noProof/>
            <w:webHidden/>
          </w:rPr>
          <w:fldChar w:fldCharType="begin"/>
        </w:r>
        <w:r w:rsidR="00B65259">
          <w:rPr>
            <w:noProof/>
            <w:webHidden/>
          </w:rPr>
          <w:instrText xml:space="preserve"> PAGEREF _Toc501961653 \h </w:instrText>
        </w:r>
        <w:r w:rsidR="00B65259">
          <w:rPr>
            <w:noProof/>
            <w:webHidden/>
          </w:rPr>
        </w:r>
        <w:r w:rsidR="00B65259">
          <w:rPr>
            <w:noProof/>
            <w:webHidden/>
          </w:rPr>
          <w:fldChar w:fldCharType="separate"/>
        </w:r>
        <w:r w:rsidR="000A2991">
          <w:rPr>
            <w:noProof/>
            <w:webHidden/>
          </w:rPr>
          <w:t>3</w:t>
        </w:r>
        <w:r w:rsidR="00B65259">
          <w:rPr>
            <w:noProof/>
            <w:webHidden/>
          </w:rPr>
          <w:fldChar w:fldCharType="end"/>
        </w:r>
      </w:hyperlink>
    </w:p>
    <w:p w:rsidR="00B65259" w:rsidRDefault="00C8374F">
      <w:pPr>
        <w:pStyle w:val="10"/>
        <w:tabs>
          <w:tab w:val="right" w:leader="dot" w:pos="8296"/>
        </w:tabs>
        <w:rPr>
          <w:noProof/>
        </w:rPr>
      </w:pPr>
      <w:hyperlink w:anchor="_Toc501961654" w:history="1">
        <w:r w:rsidR="00B65259" w:rsidRPr="00255D98">
          <w:rPr>
            <w:rStyle w:val="ad"/>
            <w:noProof/>
          </w:rPr>
          <w:t>6.</w:t>
        </w:r>
        <w:r w:rsidR="00B65259" w:rsidRPr="00255D98">
          <w:rPr>
            <w:rStyle w:val="ad"/>
            <w:rFonts w:hint="eastAsia"/>
            <w:noProof/>
          </w:rPr>
          <w:t>访问数据库技术</w:t>
        </w:r>
        <w:r w:rsidR="00B65259">
          <w:rPr>
            <w:noProof/>
            <w:webHidden/>
          </w:rPr>
          <w:tab/>
        </w:r>
        <w:r w:rsidR="00B65259">
          <w:rPr>
            <w:noProof/>
            <w:webHidden/>
          </w:rPr>
          <w:fldChar w:fldCharType="begin"/>
        </w:r>
        <w:r w:rsidR="00B65259">
          <w:rPr>
            <w:noProof/>
            <w:webHidden/>
          </w:rPr>
          <w:instrText xml:space="preserve"> PAGEREF _Toc501961654 \h </w:instrText>
        </w:r>
        <w:r w:rsidR="00B65259">
          <w:rPr>
            <w:noProof/>
            <w:webHidden/>
          </w:rPr>
        </w:r>
        <w:r w:rsidR="00B65259">
          <w:rPr>
            <w:noProof/>
            <w:webHidden/>
          </w:rPr>
          <w:fldChar w:fldCharType="separate"/>
        </w:r>
        <w:r w:rsidR="000A2991">
          <w:rPr>
            <w:noProof/>
            <w:webHidden/>
          </w:rPr>
          <w:t>4</w:t>
        </w:r>
        <w:r w:rsidR="00B65259">
          <w:rPr>
            <w:noProof/>
            <w:webHidden/>
          </w:rPr>
          <w:fldChar w:fldCharType="end"/>
        </w:r>
      </w:hyperlink>
    </w:p>
    <w:p w:rsidR="00B65259" w:rsidRDefault="00C8374F">
      <w:pPr>
        <w:pStyle w:val="10"/>
        <w:tabs>
          <w:tab w:val="right" w:leader="dot" w:pos="8296"/>
        </w:tabs>
        <w:rPr>
          <w:noProof/>
        </w:rPr>
      </w:pPr>
      <w:hyperlink w:anchor="_Toc501961655" w:history="1">
        <w:r w:rsidR="00B65259" w:rsidRPr="00255D98">
          <w:rPr>
            <w:rStyle w:val="ad"/>
            <w:noProof/>
          </w:rPr>
          <w:t>7.</w:t>
        </w:r>
        <w:r w:rsidR="00B65259" w:rsidRPr="00255D98">
          <w:rPr>
            <w:rStyle w:val="ad"/>
            <w:rFonts w:hint="eastAsia"/>
            <w:noProof/>
          </w:rPr>
          <w:t>登录页面</w:t>
        </w:r>
        <w:r w:rsidR="00B65259">
          <w:rPr>
            <w:noProof/>
            <w:webHidden/>
          </w:rPr>
          <w:tab/>
        </w:r>
        <w:r w:rsidR="00B65259">
          <w:rPr>
            <w:noProof/>
            <w:webHidden/>
          </w:rPr>
          <w:fldChar w:fldCharType="begin"/>
        </w:r>
        <w:r w:rsidR="00B65259">
          <w:rPr>
            <w:noProof/>
            <w:webHidden/>
          </w:rPr>
          <w:instrText xml:space="preserve"> PAGEREF _Toc501961655 \h </w:instrText>
        </w:r>
        <w:r w:rsidR="00B65259">
          <w:rPr>
            <w:noProof/>
            <w:webHidden/>
          </w:rPr>
        </w:r>
        <w:r w:rsidR="00B65259">
          <w:rPr>
            <w:noProof/>
            <w:webHidden/>
          </w:rPr>
          <w:fldChar w:fldCharType="separate"/>
        </w:r>
        <w:r w:rsidR="000A2991">
          <w:rPr>
            <w:noProof/>
            <w:webHidden/>
          </w:rPr>
          <w:t>4</w:t>
        </w:r>
        <w:r w:rsidR="00B65259">
          <w:rPr>
            <w:noProof/>
            <w:webHidden/>
          </w:rPr>
          <w:fldChar w:fldCharType="end"/>
        </w:r>
      </w:hyperlink>
    </w:p>
    <w:p w:rsidR="00B65259" w:rsidRDefault="00C8374F">
      <w:pPr>
        <w:pStyle w:val="10"/>
        <w:tabs>
          <w:tab w:val="right" w:leader="dot" w:pos="8296"/>
        </w:tabs>
        <w:rPr>
          <w:noProof/>
        </w:rPr>
      </w:pPr>
      <w:hyperlink w:anchor="_Toc501961656" w:history="1">
        <w:r w:rsidR="00B65259" w:rsidRPr="00255D98">
          <w:rPr>
            <w:rStyle w:val="ad"/>
            <w:noProof/>
          </w:rPr>
          <w:t>8.</w:t>
        </w:r>
        <w:r w:rsidR="00B65259" w:rsidRPr="00255D98">
          <w:rPr>
            <w:rStyle w:val="ad"/>
            <w:rFonts w:hint="eastAsia"/>
            <w:noProof/>
          </w:rPr>
          <w:t>用户管理页面</w:t>
        </w:r>
        <w:r w:rsidR="00B65259">
          <w:rPr>
            <w:noProof/>
            <w:webHidden/>
          </w:rPr>
          <w:tab/>
        </w:r>
        <w:r w:rsidR="00B65259">
          <w:rPr>
            <w:noProof/>
            <w:webHidden/>
          </w:rPr>
          <w:fldChar w:fldCharType="begin"/>
        </w:r>
        <w:r w:rsidR="00B65259">
          <w:rPr>
            <w:noProof/>
            <w:webHidden/>
          </w:rPr>
          <w:instrText xml:space="preserve"> PAGEREF _Toc501961656 \h </w:instrText>
        </w:r>
        <w:r w:rsidR="00B65259">
          <w:rPr>
            <w:noProof/>
            <w:webHidden/>
          </w:rPr>
        </w:r>
        <w:r w:rsidR="00B65259">
          <w:rPr>
            <w:noProof/>
            <w:webHidden/>
          </w:rPr>
          <w:fldChar w:fldCharType="separate"/>
        </w:r>
        <w:r w:rsidR="000A2991">
          <w:rPr>
            <w:noProof/>
            <w:webHidden/>
          </w:rPr>
          <w:t>6</w:t>
        </w:r>
        <w:r w:rsidR="00B65259">
          <w:rPr>
            <w:noProof/>
            <w:webHidden/>
          </w:rPr>
          <w:fldChar w:fldCharType="end"/>
        </w:r>
      </w:hyperlink>
    </w:p>
    <w:p w:rsidR="00B65259" w:rsidRDefault="00C8374F">
      <w:pPr>
        <w:pStyle w:val="20"/>
        <w:tabs>
          <w:tab w:val="right" w:leader="dot" w:pos="8296"/>
        </w:tabs>
        <w:rPr>
          <w:noProof/>
        </w:rPr>
      </w:pPr>
      <w:hyperlink w:anchor="_Toc501961657" w:history="1">
        <w:r w:rsidR="00B65259" w:rsidRPr="00255D98">
          <w:rPr>
            <w:rStyle w:val="ad"/>
            <w:noProof/>
          </w:rPr>
          <w:t>8.1</w:t>
        </w:r>
        <w:r w:rsidR="00B65259" w:rsidRPr="00255D98">
          <w:rPr>
            <w:rStyle w:val="ad"/>
            <w:rFonts w:hint="eastAsia"/>
            <w:noProof/>
          </w:rPr>
          <w:t>页面布局</w:t>
        </w:r>
        <w:r w:rsidR="00B65259">
          <w:rPr>
            <w:noProof/>
            <w:webHidden/>
          </w:rPr>
          <w:tab/>
        </w:r>
        <w:r w:rsidR="00B65259">
          <w:rPr>
            <w:noProof/>
            <w:webHidden/>
          </w:rPr>
          <w:fldChar w:fldCharType="begin"/>
        </w:r>
        <w:r w:rsidR="00B65259">
          <w:rPr>
            <w:noProof/>
            <w:webHidden/>
          </w:rPr>
          <w:instrText xml:space="preserve"> PAGEREF _Toc501961657 \h </w:instrText>
        </w:r>
        <w:r w:rsidR="00B65259">
          <w:rPr>
            <w:noProof/>
            <w:webHidden/>
          </w:rPr>
        </w:r>
        <w:r w:rsidR="00B65259">
          <w:rPr>
            <w:noProof/>
            <w:webHidden/>
          </w:rPr>
          <w:fldChar w:fldCharType="separate"/>
        </w:r>
        <w:r w:rsidR="000A2991">
          <w:rPr>
            <w:noProof/>
            <w:webHidden/>
          </w:rPr>
          <w:t>6</w:t>
        </w:r>
        <w:r w:rsidR="00B65259">
          <w:rPr>
            <w:noProof/>
            <w:webHidden/>
          </w:rPr>
          <w:fldChar w:fldCharType="end"/>
        </w:r>
      </w:hyperlink>
    </w:p>
    <w:p w:rsidR="00B65259" w:rsidRDefault="00C8374F">
      <w:pPr>
        <w:pStyle w:val="20"/>
        <w:tabs>
          <w:tab w:val="right" w:leader="dot" w:pos="8296"/>
        </w:tabs>
        <w:rPr>
          <w:noProof/>
        </w:rPr>
      </w:pPr>
      <w:hyperlink w:anchor="_Toc501961658" w:history="1">
        <w:r w:rsidR="00B65259" w:rsidRPr="00255D98">
          <w:rPr>
            <w:rStyle w:val="ad"/>
            <w:noProof/>
          </w:rPr>
          <w:t>8.2</w:t>
        </w:r>
        <w:r w:rsidR="00B65259" w:rsidRPr="00255D98">
          <w:rPr>
            <w:rStyle w:val="ad"/>
            <w:rFonts w:hint="eastAsia"/>
            <w:noProof/>
          </w:rPr>
          <w:t>功能</w:t>
        </w:r>
        <w:r w:rsidR="00B65259">
          <w:rPr>
            <w:noProof/>
            <w:webHidden/>
          </w:rPr>
          <w:tab/>
        </w:r>
        <w:r w:rsidR="00B65259">
          <w:rPr>
            <w:noProof/>
            <w:webHidden/>
          </w:rPr>
          <w:fldChar w:fldCharType="begin"/>
        </w:r>
        <w:r w:rsidR="00B65259">
          <w:rPr>
            <w:noProof/>
            <w:webHidden/>
          </w:rPr>
          <w:instrText xml:space="preserve"> PAGEREF _Toc501961658 \h </w:instrText>
        </w:r>
        <w:r w:rsidR="00B65259">
          <w:rPr>
            <w:noProof/>
            <w:webHidden/>
          </w:rPr>
        </w:r>
        <w:r w:rsidR="00B65259">
          <w:rPr>
            <w:noProof/>
            <w:webHidden/>
          </w:rPr>
          <w:fldChar w:fldCharType="separate"/>
        </w:r>
        <w:r w:rsidR="000A2991">
          <w:rPr>
            <w:noProof/>
            <w:webHidden/>
          </w:rPr>
          <w:t>7</w:t>
        </w:r>
        <w:r w:rsidR="00B65259">
          <w:rPr>
            <w:noProof/>
            <w:webHidden/>
          </w:rPr>
          <w:fldChar w:fldCharType="end"/>
        </w:r>
      </w:hyperlink>
    </w:p>
    <w:p w:rsidR="00B65259" w:rsidRDefault="00C8374F">
      <w:pPr>
        <w:pStyle w:val="10"/>
        <w:tabs>
          <w:tab w:val="right" w:leader="dot" w:pos="8296"/>
        </w:tabs>
        <w:rPr>
          <w:noProof/>
        </w:rPr>
      </w:pPr>
      <w:hyperlink w:anchor="_Toc501961659" w:history="1">
        <w:r w:rsidR="00B65259" w:rsidRPr="00255D98">
          <w:rPr>
            <w:rStyle w:val="ad"/>
            <w:noProof/>
          </w:rPr>
          <w:t>9.</w:t>
        </w:r>
        <w:r w:rsidR="00B65259" w:rsidRPr="00255D98">
          <w:rPr>
            <w:rStyle w:val="ad"/>
            <w:rFonts w:hint="eastAsia"/>
            <w:noProof/>
          </w:rPr>
          <w:t>注册页面</w:t>
        </w:r>
        <w:r w:rsidR="00B65259">
          <w:rPr>
            <w:noProof/>
            <w:webHidden/>
          </w:rPr>
          <w:tab/>
        </w:r>
        <w:r w:rsidR="00B65259">
          <w:rPr>
            <w:noProof/>
            <w:webHidden/>
          </w:rPr>
          <w:fldChar w:fldCharType="begin"/>
        </w:r>
        <w:r w:rsidR="00B65259">
          <w:rPr>
            <w:noProof/>
            <w:webHidden/>
          </w:rPr>
          <w:instrText xml:space="preserve"> PAGEREF _Toc501961659 \h </w:instrText>
        </w:r>
        <w:r w:rsidR="00B65259">
          <w:rPr>
            <w:noProof/>
            <w:webHidden/>
          </w:rPr>
        </w:r>
        <w:r w:rsidR="00B65259">
          <w:rPr>
            <w:noProof/>
            <w:webHidden/>
          </w:rPr>
          <w:fldChar w:fldCharType="separate"/>
        </w:r>
        <w:r w:rsidR="000A2991">
          <w:rPr>
            <w:noProof/>
            <w:webHidden/>
          </w:rPr>
          <w:t>10</w:t>
        </w:r>
        <w:r w:rsidR="00B65259">
          <w:rPr>
            <w:noProof/>
            <w:webHidden/>
          </w:rPr>
          <w:fldChar w:fldCharType="end"/>
        </w:r>
      </w:hyperlink>
    </w:p>
    <w:p w:rsidR="00B65259" w:rsidRDefault="00C8374F">
      <w:pPr>
        <w:pStyle w:val="20"/>
        <w:tabs>
          <w:tab w:val="right" w:leader="dot" w:pos="8296"/>
        </w:tabs>
        <w:rPr>
          <w:noProof/>
        </w:rPr>
      </w:pPr>
      <w:hyperlink w:anchor="_Toc501961660" w:history="1">
        <w:r w:rsidR="00B65259" w:rsidRPr="00255D98">
          <w:rPr>
            <w:rStyle w:val="ad"/>
            <w:noProof/>
          </w:rPr>
          <w:t>9.1</w:t>
        </w:r>
        <w:r w:rsidR="00B65259" w:rsidRPr="00255D98">
          <w:rPr>
            <w:rStyle w:val="ad"/>
            <w:rFonts w:hint="eastAsia"/>
            <w:noProof/>
          </w:rPr>
          <w:t>注册页面布局</w:t>
        </w:r>
        <w:r w:rsidR="00B65259">
          <w:rPr>
            <w:noProof/>
            <w:webHidden/>
          </w:rPr>
          <w:tab/>
        </w:r>
        <w:r w:rsidR="00B65259">
          <w:rPr>
            <w:noProof/>
            <w:webHidden/>
          </w:rPr>
          <w:fldChar w:fldCharType="begin"/>
        </w:r>
        <w:r w:rsidR="00B65259">
          <w:rPr>
            <w:noProof/>
            <w:webHidden/>
          </w:rPr>
          <w:instrText xml:space="preserve"> PAGEREF _Toc501961660 \h </w:instrText>
        </w:r>
        <w:r w:rsidR="00B65259">
          <w:rPr>
            <w:noProof/>
            <w:webHidden/>
          </w:rPr>
        </w:r>
        <w:r w:rsidR="00B65259">
          <w:rPr>
            <w:noProof/>
            <w:webHidden/>
          </w:rPr>
          <w:fldChar w:fldCharType="separate"/>
        </w:r>
        <w:r w:rsidR="000A2991">
          <w:rPr>
            <w:noProof/>
            <w:webHidden/>
          </w:rPr>
          <w:t>10</w:t>
        </w:r>
        <w:r w:rsidR="00B65259">
          <w:rPr>
            <w:noProof/>
            <w:webHidden/>
          </w:rPr>
          <w:fldChar w:fldCharType="end"/>
        </w:r>
      </w:hyperlink>
    </w:p>
    <w:p w:rsidR="00B65259" w:rsidRDefault="00C8374F">
      <w:pPr>
        <w:pStyle w:val="20"/>
        <w:tabs>
          <w:tab w:val="right" w:leader="dot" w:pos="8296"/>
        </w:tabs>
        <w:rPr>
          <w:noProof/>
        </w:rPr>
      </w:pPr>
      <w:hyperlink w:anchor="_Toc501961661" w:history="1">
        <w:r w:rsidR="00B65259" w:rsidRPr="00255D98">
          <w:rPr>
            <w:rStyle w:val="ad"/>
            <w:noProof/>
          </w:rPr>
          <w:t>9.2</w:t>
        </w:r>
        <w:r w:rsidR="00B65259" w:rsidRPr="00255D98">
          <w:rPr>
            <w:rStyle w:val="ad"/>
            <w:rFonts w:hint="eastAsia"/>
            <w:noProof/>
          </w:rPr>
          <w:t>注册页面的用户输入</w:t>
        </w:r>
        <w:r w:rsidR="00B65259">
          <w:rPr>
            <w:noProof/>
            <w:webHidden/>
          </w:rPr>
          <w:tab/>
        </w:r>
        <w:r w:rsidR="00B65259">
          <w:rPr>
            <w:noProof/>
            <w:webHidden/>
          </w:rPr>
          <w:fldChar w:fldCharType="begin"/>
        </w:r>
        <w:r w:rsidR="00B65259">
          <w:rPr>
            <w:noProof/>
            <w:webHidden/>
          </w:rPr>
          <w:instrText xml:space="preserve"> PAGEREF _Toc501961661 \h </w:instrText>
        </w:r>
        <w:r w:rsidR="00B65259">
          <w:rPr>
            <w:noProof/>
            <w:webHidden/>
          </w:rPr>
        </w:r>
        <w:r w:rsidR="00B65259">
          <w:rPr>
            <w:noProof/>
            <w:webHidden/>
          </w:rPr>
          <w:fldChar w:fldCharType="separate"/>
        </w:r>
        <w:r w:rsidR="000A2991">
          <w:rPr>
            <w:noProof/>
            <w:webHidden/>
          </w:rPr>
          <w:t>11</w:t>
        </w:r>
        <w:r w:rsidR="00B65259">
          <w:rPr>
            <w:noProof/>
            <w:webHidden/>
          </w:rPr>
          <w:fldChar w:fldCharType="end"/>
        </w:r>
      </w:hyperlink>
    </w:p>
    <w:p w:rsidR="00B65259" w:rsidRDefault="00C8374F">
      <w:pPr>
        <w:pStyle w:val="20"/>
        <w:tabs>
          <w:tab w:val="right" w:leader="dot" w:pos="8296"/>
        </w:tabs>
        <w:rPr>
          <w:noProof/>
        </w:rPr>
      </w:pPr>
      <w:hyperlink w:anchor="_Toc501961662" w:history="1">
        <w:r w:rsidR="00B65259" w:rsidRPr="00255D98">
          <w:rPr>
            <w:rStyle w:val="ad"/>
            <w:noProof/>
          </w:rPr>
          <w:t>9.3</w:t>
        </w:r>
        <w:r w:rsidR="00B65259" w:rsidRPr="00255D98">
          <w:rPr>
            <w:rStyle w:val="ad"/>
            <w:rFonts w:hint="eastAsia"/>
            <w:noProof/>
          </w:rPr>
          <w:t>对应的数据表</w:t>
        </w:r>
        <w:r w:rsidR="00B65259">
          <w:rPr>
            <w:noProof/>
            <w:webHidden/>
          </w:rPr>
          <w:tab/>
        </w:r>
        <w:r w:rsidR="00B65259">
          <w:rPr>
            <w:noProof/>
            <w:webHidden/>
          </w:rPr>
          <w:fldChar w:fldCharType="begin"/>
        </w:r>
        <w:r w:rsidR="00B65259">
          <w:rPr>
            <w:noProof/>
            <w:webHidden/>
          </w:rPr>
          <w:instrText xml:space="preserve"> PAGEREF _Toc501961662 \h </w:instrText>
        </w:r>
        <w:r w:rsidR="00B65259">
          <w:rPr>
            <w:noProof/>
            <w:webHidden/>
          </w:rPr>
        </w:r>
        <w:r w:rsidR="00B65259">
          <w:rPr>
            <w:noProof/>
            <w:webHidden/>
          </w:rPr>
          <w:fldChar w:fldCharType="separate"/>
        </w:r>
        <w:r w:rsidR="000A2991">
          <w:rPr>
            <w:noProof/>
            <w:webHidden/>
          </w:rPr>
          <w:t>11</w:t>
        </w:r>
        <w:r w:rsidR="00B65259">
          <w:rPr>
            <w:noProof/>
            <w:webHidden/>
          </w:rPr>
          <w:fldChar w:fldCharType="end"/>
        </w:r>
      </w:hyperlink>
    </w:p>
    <w:p w:rsidR="00B65259" w:rsidRDefault="00C8374F">
      <w:pPr>
        <w:pStyle w:val="20"/>
        <w:tabs>
          <w:tab w:val="right" w:leader="dot" w:pos="8296"/>
        </w:tabs>
        <w:rPr>
          <w:noProof/>
        </w:rPr>
      </w:pPr>
      <w:hyperlink w:anchor="_Toc501961663" w:history="1">
        <w:r w:rsidR="00B65259" w:rsidRPr="00255D98">
          <w:rPr>
            <w:rStyle w:val="ad"/>
            <w:noProof/>
          </w:rPr>
          <w:t>9.4</w:t>
        </w:r>
        <w:r w:rsidR="00B65259" w:rsidRPr="00255D98">
          <w:rPr>
            <w:rStyle w:val="ad"/>
            <w:rFonts w:hint="eastAsia"/>
            <w:noProof/>
          </w:rPr>
          <w:t>页面汇总说明</w:t>
        </w:r>
        <w:r w:rsidR="00B65259">
          <w:rPr>
            <w:noProof/>
            <w:webHidden/>
          </w:rPr>
          <w:tab/>
        </w:r>
        <w:r w:rsidR="00B65259">
          <w:rPr>
            <w:noProof/>
            <w:webHidden/>
          </w:rPr>
          <w:fldChar w:fldCharType="begin"/>
        </w:r>
        <w:r w:rsidR="00B65259">
          <w:rPr>
            <w:noProof/>
            <w:webHidden/>
          </w:rPr>
          <w:instrText xml:space="preserve"> PAGEREF _Toc501961663 \h </w:instrText>
        </w:r>
        <w:r w:rsidR="00B65259">
          <w:rPr>
            <w:noProof/>
            <w:webHidden/>
          </w:rPr>
        </w:r>
        <w:r w:rsidR="00B65259">
          <w:rPr>
            <w:noProof/>
            <w:webHidden/>
          </w:rPr>
          <w:fldChar w:fldCharType="separate"/>
        </w:r>
        <w:r w:rsidR="000A2991">
          <w:rPr>
            <w:noProof/>
            <w:webHidden/>
          </w:rPr>
          <w:t>12</w:t>
        </w:r>
        <w:r w:rsidR="00B65259">
          <w:rPr>
            <w:noProof/>
            <w:webHidden/>
          </w:rPr>
          <w:fldChar w:fldCharType="end"/>
        </w:r>
      </w:hyperlink>
    </w:p>
    <w:p w:rsidR="00B65259" w:rsidRDefault="00C8374F">
      <w:pPr>
        <w:pStyle w:val="10"/>
        <w:tabs>
          <w:tab w:val="right" w:leader="dot" w:pos="8296"/>
        </w:tabs>
        <w:rPr>
          <w:noProof/>
        </w:rPr>
      </w:pPr>
      <w:hyperlink w:anchor="_Toc501961664" w:history="1">
        <w:r w:rsidR="00B65259" w:rsidRPr="00255D98">
          <w:rPr>
            <w:rStyle w:val="ad"/>
            <w:noProof/>
          </w:rPr>
          <w:t>10.</w:t>
        </w:r>
        <w:r w:rsidR="00B65259" w:rsidRPr="00255D98">
          <w:rPr>
            <w:rStyle w:val="ad"/>
            <w:rFonts w:hint="eastAsia"/>
            <w:noProof/>
          </w:rPr>
          <w:t>业务数据应用</w:t>
        </w:r>
        <w:r w:rsidR="00B65259">
          <w:rPr>
            <w:noProof/>
            <w:webHidden/>
          </w:rPr>
          <w:tab/>
        </w:r>
        <w:r w:rsidR="00B65259">
          <w:rPr>
            <w:noProof/>
            <w:webHidden/>
          </w:rPr>
          <w:fldChar w:fldCharType="begin"/>
        </w:r>
        <w:r w:rsidR="00B65259">
          <w:rPr>
            <w:noProof/>
            <w:webHidden/>
          </w:rPr>
          <w:instrText xml:space="preserve"> PAGEREF _Toc501961664 \h </w:instrText>
        </w:r>
        <w:r w:rsidR="00B65259">
          <w:rPr>
            <w:noProof/>
            <w:webHidden/>
          </w:rPr>
        </w:r>
        <w:r w:rsidR="00B65259">
          <w:rPr>
            <w:noProof/>
            <w:webHidden/>
          </w:rPr>
          <w:fldChar w:fldCharType="separate"/>
        </w:r>
        <w:r w:rsidR="000A2991">
          <w:rPr>
            <w:noProof/>
            <w:webHidden/>
          </w:rPr>
          <w:t>12</w:t>
        </w:r>
        <w:r w:rsidR="00B65259">
          <w:rPr>
            <w:noProof/>
            <w:webHidden/>
          </w:rPr>
          <w:fldChar w:fldCharType="end"/>
        </w:r>
      </w:hyperlink>
    </w:p>
    <w:p w:rsidR="00B65259" w:rsidRDefault="00C8374F">
      <w:pPr>
        <w:pStyle w:val="20"/>
        <w:tabs>
          <w:tab w:val="right" w:leader="dot" w:pos="8296"/>
        </w:tabs>
        <w:rPr>
          <w:noProof/>
        </w:rPr>
      </w:pPr>
      <w:hyperlink w:anchor="_Toc501961665" w:history="1">
        <w:r w:rsidR="00B65259" w:rsidRPr="00255D98">
          <w:rPr>
            <w:rStyle w:val="ad"/>
            <w:noProof/>
          </w:rPr>
          <w:t>10.1</w:t>
        </w:r>
        <w:r w:rsidR="00B65259" w:rsidRPr="00255D98">
          <w:rPr>
            <w:rStyle w:val="ad"/>
            <w:rFonts w:hint="eastAsia"/>
            <w:noProof/>
          </w:rPr>
          <w:t>概述</w:t>
        </w:r>
        <w:r w:rsidR="00B65259">
          <w:rPr>
            <w:noProof/>
            <w:webHidden/>
          </w:rPr>
          <w:tab/>
        </w:r>
        <w:r w:rsidR="00B65259">
          <w:rPr>
            <w:noProof/>
            <w:webHidden/>
          </w:rPr>
          <w:fldChar w:fldCharType="begin"/>
        </w:r>
        <w:r w:rsidR="00B65259">
          <w:rPr>
            <w:noProof/>
            <w:webHidden/>
          </w:rPr>
          <w:instrText xml:space="preserve"> PAGEREF _Toc501961665 \h </w:instrText>
        </w:r>
        <w:r w:rsidR="00B65259">
          <w:rPr>
            <w:noProof/>
            <w:webHidden/>
          </w:rPr>
        </w:r>
        <w:r w:rsidR="00B65259">
          <w:rPr>
            <w:noProof/>
            <w:webHidden/>
          </w:rPr>
          <w:fldChar w:fldCharType="separate"/>
        </w:r>
        <w:r w:rsidR="000A2991">
          <w:rPr>
            <w:noProof/>
            <w:webHidden/>
          </w:rPr>
          <w:t>12</w:t>
        </w:r>
        <w:r w:rsidR="00B65259">
          <w:rPr>
            <w:noProof/>
            <w:webHidden/>
          </w:rPr>
          <w:fldChar w:fldCharType="end"/>
        </w:r>
      </w:hyperlink>
    </w:p>
    <w:p w:rsidR="00B65259" w:rsidRDefault="00C8374F">
      <w:pPr>
        <w:pStyle w:val="20"/>
        <w:tabs>
          <w:tab w:val="right" w:leader="dot" w:pos="8296"/>
        </w:tabs>
        <w:rPr>
          <w:noProof/>
        </w:rPr>
      </w:pPr>
      <w:hyperlink w:anchor="_Toc501961666" w:history="1">
        <w:r w:rsidR="00B65259" w:rsidRPr="00255D98">
          <w:rPr>
            <w:rStyle w:val="ad"/>
            <w:noProof/>
          </w:rPr>
          <w:t>10.2</w:t>
        </w:r>
        <w:r w:rsidR="00B65259" w:rsidRPr="00255D98">
          <w:rPr>
            <w:rStyle w:val="ad"/>
            <w:rFonts w:hint="eastAsia"/>
            <w:noProof/>
          </w:rPr>
          <w:t>界面布局设计</w:t>
        </w:r>
        <w:r w:rsidR="00B65259">
          <w:rPr>
            <w:noProof/>
            <w:webHidden/>
          </w:rPr>
          <w:tab/>
        </w:r>
        <w:r w:rsidR="00B65259">
          <w:rPr>
            <w:noProof/>
            <w:webHidden/>
          </w:rPr>
          <w:fldChar w:fldCharType="begin"/>
        </w:r>
        <w:r w:rsidR="00B65259">
          <w:rPr>
            <w:noProof/>
            <w:webHidden/>
          </w:rPr>
          <w:instrText xml:space="preserve"> PAGEREF _Toc501961666 \h </w:instrText>
        </w:r>
        <w:r w:rsidR="00B65259">
          <w:rPr>
            <w:noProof/>
            <w:webHidden/>
          </w:rPr>
        </w:r>
        <w:r w:rsidR="00B65259">
          <w:rPr>
            <w:noProof/>
            <w:webHidden/>
          </w:rPr>
          <w:fldChar w:fldCharType="separate"/>
        </w:r>
        <w:r w:rsidR="000A2991">
          <w:rPr>
            <w:noProof/>
            <w:webHidden/>
          </w:rPr>
          <w:t>12</w:t>
        </w:r>
        <w:r w:rsidR="00B65259">
          <w:rPr>
            <w:noProof/>
            <w:webHidden/>
          </w:rPr>
          <w:fldChar w:fldCharType="end"/>
        </w:r>
      </w:hyperlink>
    </w:p>
    <w:p w:rsidR="00B65259" w:rsidRDefault="00C8374F">
      <w:pPr>
        <w:pStyle w:val="20"/>
        <w:tabs>
          <w:tab w:val="right" w:leader="dot" w:pos="8296"/>
        </w:tabs>
        <w:rPr>
          <w:noProof/>
        </w:rPr>
      </w:pPr>
      <w:hyperlink w:anchor="_Toc501961667" w:history="1">
        <w:r w:rsidR="00B65259" w:rsidRPr="00255D98">
          <w:rPr>
            <w:rStyle w:val="ad"/>
            <w:noProof/>
          </w:rPr>
          <w:t>10.3</w:t>
        </w:r>
        <w:r w:rsidR="00B65259" w:rsidRPr="00255D98">
          <w:rPr>
            <w:rStyle w:val="ad"/>
            <w:rFonts w:hint="eastAsia"/>
            <w:noProof/>
          </w:rPr>
          <w:t>数据导入</w:t>
        </w:r>
        <w:r w:rsidR="00B65259">
          <w:rPr>
            <w:noProof/>
            <w:webHidden/>
          </w:rPr>
          <w:tab/>
        </w:r>
        <w:r w:rsidR="00B65259">
          <w:rPr>
            <w:noProof/>
            <w:webHidden/>
          </w:rPr>
          <w:fldChar w:fldCharType="begin"/>
        </w:r>
        <w:r w:rsidR="00B65259">
          <w:rPr>
            <w:noProof/>
            <w:webHidden/>
          </w:rPr>
          <w:instrText xml:space="preserve"> PAGEREF _Toc501961667 \h </w:instrText>
        </w:r>
        <w:r w:rsidR="00B65259">
          <w:rPr>
            <w:noProof/>
            <w:webHidden/>
          </w:rPr>
        </w:r>
        <w:r w:rsidR="00B65259">
          <w:rPr>
            <w:noProof/>
            <w:webHidden/>
          </w:rPr>
          <w:fldChar w:fldCharType="separate"/>
        </w:r>
        <w:r w:rsidR="000A2991">
          <w:rPr>
            <w:noProof/>
            <w:webHidden/>
          </w:rPr>
          <w:t>14</w:t>
        </w:r>
        <w:r w:rsidR="00B65259">
          <w:rPr>
            <w:noProof/>
            <w:webHidden/>
          </w:rPr>
          <w:fldChar w:fldCharType="end"/>
        </w:r>
      </w:hyperlink>
    </w:p>
    <w:p w:rsidR="00B65259" w:rsidRDefault="00C8374F">
      <w:pPr>
        <w:pStyle w:val="20"/>
        <w:tabs>
          <w:tab w:val="right" w:leader="dot" w:pos="8296"/>
        </w:tabs>
        <w:rPr>
          <w:noProof/>
        </w:rPr>
      </w:pPr>
      <w:hyperlink w:anchor="_Toc501961668" w:history="1">
        <w:r w:rsidR="00B65259" w:rsidRPr="00255D98">
          <w:rPr>
            <w:rStyle w:val="ad"/>
            <w:noProof/>
          </w:rPr>
          <w:t>10.4</w:t>
        </w:r>
        <w:r w:rsidR="00B65259" w:rsidRPr="00255D98">
          <w:rPr>
            <w:rStyle w:val="ad"/>
            <w:rFonts w:hint="eastAsia"/>
            <w:noProof/>
          </w:rPr>
          <w:t>信号参数登记数据导入</w:t>
        </w:r>
        <w:r w:rsidR="00B65259">
          <w:rPr>
            <w:noProof/>
            <w:webHidden/>
          </w:rPr>
          <w:tab/>
        </w:r>
        <w:r w:rsidR="00B65259">
          <w:rPr>
            <w:noProof/>
            <w:webHidden/>
          </w:rPr>
          <w:fldChar w:fldCharType="begin"/>
        </w:r>
        <w:r w:rsidR="00B65259">
          <w:rPr>
            <w:noProof/>
            <w:webHidden/>
          </w:rPr>
          <w:instrText xml:space="preserve"> PAGEREF _Toc501961668 \h </w:instrText>
        </w:r>
        <w:r w:rsidR="00B65259">
          <w:rPr>
            <w:noProof/>
            <w:webHidden/>
          </w:rPr>
        </w:r>
        <w:r w:rsidR="00B65259">
          <w:rPr>
            <w:noProof/>
            <w:webHidden/>
          </w:rPr>
          <w:fldChar w:fldCharType="separate"/>
        </w:r>
        <w:r w:rsidR="000A2991">
          <w:rPr>
            <w:noProof/>
            <w:webHidden/>
          </w:rPr>
          <w:t>16</w:t>
        </w:r>
        <w:r w:rsidR="00B65259">
          <w:rPr>
            <w:noProof/>
            <w:webHidden/>
          </w:rPr>
          <w:fldChar w:fldCharType="end"/>
        </w:r>
      </w:hyperlink>
    </w:p>
    <w:p w:rsidR="00B65259" w:rsidRDefault="00C8374F">
      <w:pPr>
        <w:pStyle w:val="20"/>
        <w:tabs>
          <w:tab w:val="right" w:leader="dot" w:pos="8296"/>
        </w:tabs>
        <w:rPr>
          <w:noProof/>
        </w:rPr>
      </w:pPr>
      <w:hyperlink w:anchor="_Toc501961669" w:history="1">
        <w:r w:rsidR="00B65259" w:rsidRPr="00255D98">
          <w:rPr>
            <w:rStyle w:val="ad"/>
            <w:noProof/>
          </w:rPr>
          <w:t>10.5</w:t>
        </w:r>
        <w:r w:rsidR="00B65259" w:rsidRPr="00255D98">
          <w:rPr>
            <w:rStyle w:val="ad"/>
            <w:rFonts w:hint="eastAsia"/>
            <w:noProof/>
          </w:rPr>
          <w:t>数据查询</w:t>
        </w:r>
        <w:r w:rsidR="00B65259">
          <w:rPr>
            <w:noProof/>
            <w:webHidden/>
          </w:rPr>
          <w:tab/>
        </w:r>
        <w:r w:rsidR="00B65259">
          <w:rPr>
            <w:noProof/>
            <w:webHidden/>
          </w:rPr>
          <w:fldChar w:fldCharType="begin"/>
        </w:r>
        <w:r w:rsidR="00B65259">
          <w:rPr>
            <w:noProof/>
            <w:webHidden/>
          </w:rPr>
          <w:instrText xml:space="preserve"> PAGEREF _Toc501961669 \h </w:instrText>
        </w:r>
        <w:r w:rsidR="00B65259">
          <w:rPr>
            <w:noProof/>
            <w:webHidden/>
          </w:rPr>
        </w:r>
        <w:r w:rsidR="00B65259">
          <w:rPr>
            <w:noProof/>
            <w:webHidden/>
          </w:rPr>
          <w:fldChar w:fldCharType="separate"/>
        </w:r>
        <w:r w:rsidR="000A2991">
          <w:rPr>
            <w:noProof/>
            <w:webHidden/>
          </w:rPr>
          <w:t>17</w:t>
        </w:r>
        <w:r w:rsidR="00B65259">
          <w:rPr>
            <w:noProof/>
            <w:webHidden/>
          </w:rPr>
          <w:fldChar w:fldCharType="end"/>
        </w:r>
      </w:hyperlink>
    </w:p>
    <w:p w:rsidR="00B65259" w:rsidRDefault="00C8374F">
      <w:pPr>
        <w:pStyle w:val="20"/>
        <w:tabs>
          <w:tab w:val="right" w:leader="dot" w:pos="8296"/>
        </w:tabs>
        <w:rPr>
          <w:noProof/>
        </w:rPr>
      </w:pPr>
      <w:hyperlink w:anchor="_Toc501961670" w:history="1">
        <w:r w:rsidR="00B65259" w:rsidRPr="00255D98">
          <w:rPr>
            <w:rStyle w:val="ad"/>
            <w:noProof/>
          </w:rPr>
          <w:t>10.6</w:t>
        </w:r>
        <w:r w:rsidR="00B65259" w:rsidRPr="00255D98">
          <w:rPr>
            <w:rStyle w:val="ad"/>
            <w:rFonts w:hint="eastAsia"/>
            <w:noProof/>
          </w:rPr>
          <w:t>数据分析</w:t>
        </w:r>
        <w:r w:rsidR="00B65259">
          <w:rPr>
            <w:noProof/>
            <w:webHidden/>
          </w:rPr>
          <w:tab/>
        </w:r>
        <w:r w:rsidR="00B65259">
          <w:rPr>
            <w:noProof/>
            <w:webHidden/>
          </w:rPr>
          <w:fldChar w:fldCharType="begin"/>
        </w:r>
        <w:r w:rsidR="00B65259">
          <w:rPr>
            <w:noProof/>
            <w:webHidden/>
          </w:rPr>
          <w:instrText xml:space="preserve"> PAGEREF _Toc501961670 \h </w:instrText>
        </w:r>
        <w:r w:rsidR="00B65259">
          <w:rPr>
            <w:noProof/>
            <w:webHidden/>
          </w:rPr>
        </w:r>
        <w:r w:rsidR="00B65259">
          <w:rPr>
            <w:noProof/>
            <w:webHidden/>
          </w:rPr>
          <w:fldChar w:fldCharType="separate"/>
        </w:r>
        <w:r w:rsidR="000A2991">
          <w:rPr>
            <w:noProof/>
            <w:webHidden/>
          </w:rPr>
          <w:t>19</w:t>
        </w:r>
        <w:r w:rsidR="00B65259">
          <w:rPr>
            <w:noProof/>
            <w:webHidden/>
          </w:rPr>
          <w:fldChar w:fldCharType="end"/>
        </w:r>
      </w:hyperlink>
    </w:p>
    <w:p w:rsidR="00B65259" w:rsidRDefault="00C8374F">
      <w:pPr>
        <w:pStyle w:val="20"/>
        <w:tabs>
          <w:tab w:val="right" w:leader="dot" w:pos="8296"/>
        </w:tabs>
        <w:rPr>
          <w:noProof/>
        </w:rPr>
      </w:pPr>
      <w:hyperlink w:anchor="_Toc501961671" w:history="1">
        <w:r w:rsidR="00B65259" w:rsidRPr="00255D98">
          <w:rPr>
            <w:rStyle w:val="ad"/>
            <w:noProof/>
          </w:rPr>
          <w:t>10.7</w:t>
        </w:r>
        <w:r w:rsidR="00B65259" w:rsidRPr="00255D98">
          <w:rPr>
            <w:rStyle w:val="ad"/>
            <w:rFonts w:hint="eastAsia"/>
            <w:noProof/>
          </w:rPr>
          <w:t>数据修改</w:t>
        </w:r>
        <w:r w:rsidR="00B65259">
          <w:rPr>
            <w:noProof/>
            <w:webHidden/>
          </w:rPr>
          <w:tab/>
        </w:r>
        <w:r w:rsidR="00B65259">
          <w:rPr>
            <w:noProof/>
            <w:webHidden/>
          </w:rPr>
          <w:fldChar w:fldCharType="begin"/>
        </w:r>
        <w:r w:rsidR="00B65259">
          <w:rPr>
            <w:noProof/>
            <w:webHidden/>
          </w:rPr>
          <w:instrText xml:space="preserve"> PAGEREF _Toc501961671 \h </w:instrText>
        </w:r>
        <w:r w:rsidR="00B65259">
          <w:rPr>
            <w:noProof/>
            <w:webHidden/>
          </w:rPr>
        </w:r>
        <w:r w:rsidR="00B65259">
          <w:rPr>
            <w:noProof/>
            <w:webHidden/>
          </w:rPr>
          <w:fldChar w:fldCharType="separate"/>
        </w:r>
        <w:r w:rsidR="000A2991">
          <w:rPr>
            <w:noProof/>
            <w:webHidden/>
          </w:rPr>
          <w:t>19</w:t>
        </w:r>
        <w:r w:rsidR="00B65259">
          <w:rPr>
            <w:noProof/>
            <w:webHidden/>
          </w:rPr>
          <w:fldChar w:fldCharType="end"/>
        </w:r>
      </w:hyperlink>
    </w:p>
    <w:p w:rsidR="00B65259" w:rsidRDefault="00C8374F">
      <w:pPr>
        <w:pStyle w:val="20"/>
        <w:tabs>
          <w:tab w:val="right" w:leader="dot" w:pos="8296"/>
        </w:tabs>
        <w:rPr>
          <w:noProof/>
        </w:rPr>
      </w:pPr>
      <w:hyperlink w:anchor="_Toc501961672" w:history="1">
        <w:r w:rsidR="00B65259" w:rsidRPr="00255D98">
          <w:rPr>
            <w:rStyle w:val="ad"/>
            <w:noProof/>
          </w:rPr>
          <w:t>10.8</w:t>
        </w:r>
        <w:r w:rsidR="00B65259" w:rsidRPr="00255D98">
          <w:rPr>
            <w:rStyle w:val="ad"/>
            <w:rFonts w:hint="eastAsia"/>
            <w:noProof/>
          </w:rPr>
          <w:t>数据导出</w:t>
        </w:r>
        <w:r w:rsidR="00B65259">
          <w:rPr>
            <w:noProof/>
            <w:webHidden/>
          </w:rPr>
          <w:tab/>
        </w:r>
        <w:r w:rsidR="00B65259">
          <w:rPr>
            <w:noProof/>
            <w:webHidden/>
          </w:rPr>
          <w:fldChar w:fldCharType="begin"/>
        </w:r>
        <w:r w:rsidR="00B65259">
          <w:rPr>
            <w:noProof/>
            <w:webHidden/>
          </w:rPr>
          <w:instrText xml:space="preserve"> PAGEREF _Toc501961672 \h </w:instrText>
        </w:r>
        <w:r w:rsidR="00B65259">
          <w:rPr>
            <w:noProof/>
            <w:webHidden/>
          </w:rPr>
        </w:r>
        <w:r w:rsidR="00B65259">
          <w:rPr>
            <w:noProof/>
            <w:webHidden/>
          </w:rPr>
          <w:fldChar w:fldCharType="separate"/>
        </w:r>
        <w:r w:rsidR="000A2991">
          <w:rPr>
            <w:noProof/>
            <w:webHidden/>
          </w:rPr>
          <w:t>21</w:t>
        </w:r>
        <w:r w:rsidR="00B65259">
          <w:rPr>
            <w:noProof/>
            <w:webHidden/>
          </w:rPr>
          <w:fldChar w:fldCharType="end"/>
        </w:r>
      </w:hyperlink>
    </w:p>
    <w:p w:rsidR="00B65259" w:rsidRDefault="00C8374F">
      <w:pPr>
        <w:pStyle w:val="20"/>
        <w:tabs>
          <w:tab w:val="right" w:leader="dot" w:pos="8296"/>
        </w:tabs>
        <w:rPr>
          <w:noProof/>
        </w:rPr>
      </w:pPr>
      <w:hyperlink w:anchor="_Toc501961673" w:history="1">
        <w:r w:rsidR="00B65259" w:rsidRPr="00255D98">
          <w:rPr>
            <w:rStyle w:val="ad"/>
            <w:noProof/>
          </w:rPr>
          <w:t>10.9</w:t>
        </w:r>
        <w:r w:rsidR="00B65259" w:rsidRPr="00255D98">
          <w:rPr>
            <w:rStyle w:val="ad"/>
            <w:rFonts w:hint="eastAsia"/>
            <w:noProof/>
          </w:rPr>
          <w:t>数据删除</w:t>
        </w:r>
        <w:r w:rsidR="00B65259">
          <w:rPr>
            <w:noProof/>
            <w:webHidden/>
          </w:rPr>
          <w:tab/>
        </w:r>
        <w:r w:rsidR="00B65259">
          <w:rPr>
            <w:noProof/>
            <w:webHidden/>
          </w:rPr>
          <w:fldChar w:fldCharType="begin"/>
        </w:r>
        <w:r w:rsidR="00B65259">
          <w:rPr>
            <w:noProof/>
            <w:webHidden/>
          </w:rPr>
          <w:instrText xml:space="preserve"> PAGEREF _Toc501961673 \h </w:instrText>
        </w:r>
        <w:r w:rsidR="00B65259">
          <w:rPr>
            <w:noProof/>
            <w:webHidden/>
          </w:rPr>
        </w:r>
        <w:r w:rsidR="00B65259">
          <w:rPr>
            <w:noProof/>
            <w:webHidden/>
          </w:rPr>
          <w:fldChar w:fldCharType="separate"/>
        </w:r>
        <w:r w:rsidR="000A2991">
          <w:rPr>
            <w:noProof/>
            <w:webHidden/>
          </w:rPr>
          <w:t>21</w:t>
        </w:r>
        <w:r w:rsidR="00B65259">
          <w:rPr>
            <w:noProof/>
            <w:webHidden/>
          </w:rPr>
          <w:fldChar w:fldCharType="end"/>
        </w:r>
      </w:hyperlink>
    </w:p>
    <w:p w:rsidR="00B65259" w:rsidRDefault="00C8374F">
      <w:pPr>
        <w:pStyle w:val="20"/>
        <w:tabs>
          <w:tab w:val="right" w:leader="dot" w:pos="8296"/>
        </w:tabs>
        <w:rPr>
          <w:noProof/>
        </w:rPr>
      </w:pPr>
      <w:hyperlink w:anchor="_Toc501961674" w:history="1">
        <w:r w:rsidR="00B65259" w:rsidRPr="00255D98">
          <w:rPr>
            <w:rStyle w:val="ad"/>
            <w:noProof/>
          </w:rPr>
          <w:t>10.10</w:t>
        </w:r>
        <w:r w:rsidR="00B65259" w:rsidRPr="00255D98">
          <w:rPr>
            <w:rStyle w:val="ad"/>
            <w:rFonts w:hint="eastAsia"/>
            <w:noProof/>
          </w:rPr>
          <w:t>原始监测数据播放</w:t>
        </w:r>
        <w:r w:rsidR="00B65259">
          <w:rPr>
            <w:noProof/>
            <w:webHidden/>
          </w:rPr>
          <w:tab/>
        </w:r>
        <w:r w:rsidR="00B65259">
          <w:rPr>
            <w:noProof/>
            <w:webHidden/>
          </w:rPr>
          <w:fldChar w:fldCharType="begin"/>
        </w:r>
        <w:r w:rsidR="00B65259">
          <w:rPr>
            <w:noProof/>
            <w:webHidden/>
          </w:rPr>
          <w:instrText xml:space="preserve"> PAGEREF _Toc501961674 \h </w:instrText>
        </w:r>
        <w:r w:rsidR="00B65259">
          <w:rPr>
            <w:noProof/>
            <w:webHidden/>
          </w:rPr>
        </w:r>
        <w:r w:rsidR="00B65259">
          <w:rPr>
            <w:noProof/>
            <w:webHidden/>
          </w:rPr>
          <w:fldChar w:fldCharType="separate"/>
        </w:r>
        <w:r w:rsidR="000A2991">
          <w:rPr>
            <w:noProof/>
            <w:webHidden/>
          </w:rPr>
          <w:t>21</w:t>
        </w:r>
        <w:r w:rsidR="00B65259">
          <w:rPr>
            <w:noProof/>
            <w:webHidden/>
          </w:rPr>
          <w:fldChar w:fldCharType="end"/>
        </w:r>
      </w:hyperlink>
    </w:p>
    <w:p w:rsidR="00B65259" w:rsidRDefault="00C8374F">
      <w:pPr>
        <w:pStyle w:val="20"/>
        <w:tabs>
          <w:tab w:val="right" w:leader="dot" w:pos="8296"/>
        </w:tabs>
        <w:rPr>
          <w:noProof/>
        </w:rPr>
      </w:pPr>
      <w:hyperlink w:anchor="_Toc501961675" w:history="1">
        <w:r w:rsidR="00B65259" w:rsidRPr="00255D98">
          <w:rPr>
            <w:rStyle w:val="ad"/>
            <w:noProof/>
          </w:rPr>
          <w:t>10.11</w:t>
        </w:r>
        <w:r w:rsidR="00B65259" w:rsidRPr="00255D98">
          <w:rPr>
            <w:rStyle w:val="ad"/>
            <w:rFonts w:hint="eastAsia"/>
            <w:noProof/>
          </w:rPr>
          <w:t>占用度计算</w:t>
        </w:r>
        <w:r w:rsidR="00B65259">
          <w:rPr>
            <w:noProof/>
            <w:webHidden/>
          </w:rPr>
          <w:tab/>
        </w:r>
        <w:r w:rsidR="00B65259">
          <w:rPr>
            <w:noProof/>
            <w:webHidden/>
          </w:rPr>
          <w:fldChar w:fldCharType="begin"/>
        </w:r>
        <w:r w:rsidR="00B65259">
          <w:rPr>
            <w:noProof/>
            <w:webHidden/>
          </w:rPr>
          <w:instrText xml:space="preserve"> PAGEREF _Toc501961675 \h </w:instrText>
        </w:r>
        <w:r w:rsidR="00B65259">
          <w:rPr>
            <w:noProof/>
            <w:webHidden/>
          </w:rPr>
        </w:r>
        <w:r w:rsidR="00B65259">
          <w:rPr>
            <w:noProof/>
            <w:webHidden/>
          </w:rPr>
          <w:fldChar w:fldCharType="separate"/>
        </w:r>
        <w:r w:rsidR="000A2991">
          <w:rPr>
            <w:noProof/>
            <w:webHidden/>
          </w:rPr>
          <w:t>22</w:t>
        </w:r>
        <w:r w:rsidR="00B65259">
          <w:rPr>
            <w:noProof/>
            <w:webHidden/>
          </w:rPr>
          <w:fldChar w:fldCharType="end"/>
        </w:r>
      </w:hyperlink>
    </w:p>
    <w:p w:rsidR="00B65259" w:rsidRDefault="00C8374F">
      <w:pPr>
        <w:pStyle w:val="20"/>
        <w:tabs>
          <w:tab w:val="right" w:leader="dot" w:pos="8296"/>
        </w:tabs>
        <w:rPr>
          <w:noProof/>
        </w:rPr>
      </w:pPr>
      <w:hyperlink w:anchor="_Toc501961676" w:history="1">
        <w:r w:rsidR="00B65259" w:rsidRPr="00255D98">
          <w:rPr>
            <w:rStyle w:val="ad"/>
            <w:noProof/>
          </w:rPr>
          <w:t>10.12</w:t>
        </w:r>
        <w:r w:rsidR="00B65259" w:rsidRPr="00255D98">
          <w:rPr>
            <w:rStyle w:val="ad"/>
            <w:rFonts w:hint="eastAsia"/>
            <w:noProof/>
          </w:rPr>
          <w:t>发射时段计算</w:t>
        </w:r>
        <w:r w:rsidR="00B65259">
          <w:rPr>
            <w:noProof/>
            <w:webHidden/>
          </w:rPr>
          <w:tab/>
        </w:r>
        <w:r w:rsidR="00B65259">
          <w:rPr>
            <w:noProof/>
            <w:webHidden/>
          </w:rPr>
          <w:fldChar w:fldCharType="begin"/>
        </w:r>
        <w:r w:rsidR="00B65259">
          <w:rPr>
            <w:noProof/>
            <w:webHidden/>
          </w:rPr>
          <w:instrText xml:space="preserve"> PAGEREF _Toc501961676 \h </w:instrText>
        </w:r>
        <w:r w:rsidR="00B65259">
          <w:rPr>
            <w:noProof/>
            <w:webHidden/>
          </w:rPr>
        </w:r>
        <w:r w:rsidR="00B65259">
          <w:rPr>
            <w:noProof/>
            <w:webHidden/>
          </w:rPr>
          <w:fldChar w:fldCharType="separate"/>
        </w:r>
        <w:r w:rsidR="000A2991">
          <w:rPr>
            <w:noProof/>
            <w:webHidden/>
          </w:rPr>
          <w:t>24</w:t>
        </w:r>
        <w:r w:rsidR="00B65259">
          <w:rPr>
            <w:noProof/>
            <w:webHidden/>
          </w:rPr>
          <w:fldChar w:fldCharType="end"/>
        </w:r>
      </w:hyperlink>
    </w:p>
    <w:p w:rsidR="00B65259" w:rsidRDefault="00C8374F">
      <w:pPr>
        <w:pStyle w:val="20"/>
        <w:tabs>
          <w:tab w:val="right" w:leader="dot" w:pos="8296"/>
        </w:tabs>
        <w:rPr>
          <w:noProof/>
        </w:rPr>
      </w:pPr>
      <w:hyperlink w:anchor="_Toc501961677" w:history="1">
        <w:r w:rsidR="00B65259" w:rsidRPr="00255D98">
          <w:rPr>
            <w:rStyle w:val="ad"/>
            <w:noProof/>
          </w:rPr>
          <w:t>10.13</w:t>
        </w:r>
        <w:r w:rsidR="00B65259" w:rsidRPr="00255D98">
          <w:rPr>
            <w:rStyle w:val="ad"/>
            <w:rFonts w:hint="eastAsia"/>
            <w:noProof/>
          </w:rPr>
          <w:t>导出频点</w:t>
        </w:r>
        <w:r w:rsidR="00B65259">
          <w:rPr>
            <w:noProof/>
            <w:webHidden/>
          </w:rPr>
          <w:tab/>
        </w:r>
        <w:r w:rsidR="00B65259">
          <w:rPr>
            <w:noProof/>
            <w:webHidden/>
          </w:rPr>
          <w:fldChar w:fldCharType="begin"/>
        </w:r>
        <w:r w:rsidR="00B65259">
          <w:rPr>
            <w:noProof/>
            <w:webHidden/>
          </w:rPr>
          <w:instrText xml:space="preserve"> PAGEREF _Toc501961677 \h </w:instrText>
        </w:r>
        <w:r w:rsidR="00B65259">
          <w:rPr>
            <w:noProof/>
            <w:webHidden/>
          </w:rPr>
        </w:r>
        <w:r w:rsidR="00B65259">
          <w:rPr>
            <w:noProof/>
            <w:webHidden/>
          </w:rPr>
          <w:fldChar w:fldCharType="separate"/>
        </w:r>
        <w:r w:rsidR="000A2991">
          <w:rPr>
            <w:noProof/>
            <w:webHidden/>
          </w:rPr>
          <w:t>26</w:t>
        </w:r>
        <w:r w:rsidR="00B65259">
          <w:rPr>
            <w:noProof/>
            <w:webHidden/>
          </w:rPr>
          <w:fldChar w:fldCharType="end"/>
        </w:r>
      </w:hyperlink>
    </w:p>
    <w:p w:rsidR="00B65259" w:rsidRDefault="00C8374F">
      <w:pPr>
        <w:pStyle w:val="20"/>
        <w:tabs>
          <w:tab w:val="right" w:leader="dot" w:pos="8296"/>
        </w:tabs>
        <w:rPr>
          <w:noProof/>
        </w:rPr>
      </w:pPr>
      <w:hyperlink w:anchor="_Toc501961678" w:history="1">
        <w:r w:rsidR="00B65259" w:rsidRPr="00255D98">
          <w:rPr>
            <w:rStyle w:val="ad"/>
            <w:noProof/>
          </w:rPr>
          <w:t>10.14</w:t>
        </w:r>
        <w:r w:rsidR="00B65259" w:rsidRPr="00255D98">
          <w:rPr>
            <w:rStyle w:val="ad"/>
            <w:rFonts w:hint="eastAsia"/>
            <w:noProof/>
          </w:rPr>
          <w:t>图形查看</w:t>
        </w:r>
        <w:r w:rsidR="00B65259">
          <w:rPr>
            <w:noProof/>
            <w:webHidden/>
          </w:rPr>
          <w:tab/>
        </w:r>
        <w:r w:rsidR="00B65259">
          <w:rPr>
            <w:noProof/>
            <w:webHidden/>
          </w:rPr>
          <w:fldChar w:fldCharType="begin"/>
        </w:r>
        <w:r w:rsidR="00B65259">
          <w:rPr>
            <w:noProof/>
            <w:webHidden/>
          </w:rPr>
          <w:instrText xml:space="preserve"> PAGEREF _Toc501961678 \h </w:instrText>
        </w:r>
        <w:r w:rsidR="00B65259">
          <w:rPr>
            <w:noProof/>
            <w:webHidden/>
          </w:rPr>
        </w:r>
        <w:r w:rsidR="00B65259">
          <w:rPr>
            <w:noProof/>
            <w:webHidden/>
          </w:rPr>
          <w:fldChar w:fldCharType="separate"/>
        </w:r>
        <w:r w:rsidR="000A2991">
          <w:rPr>
            <w:noProof/>
            <w:webHidden/>
          </w:rPr>
          <w:t>27</w:t>
        </w:r>
        <w:r w:rsidR="00B65259">
          <w:rPr>
            <w:noProof/>
            <w:webHidden/>
          </w:rPr>
          <w:fldChar w:fldCharType="end"/>
        </w:r>
      </w:hyperlink>
    </w:p>
    <w:p w:rsidR="00B65259" w:rsidRDefault="00C8374F">
      <w:pPr>
        <w:pStyle w:val="20"/>
        <w:tabs>
          <w:tab w:val="right" w:leader="dot" w:pos="8296"/>
        </w:tabs>
        <w:rPr>
          <w:noProof/>
        </w:rPr>
      </w:pPr>
      <w:hyperlink w:anchor="_Toc501961679" w:history="1">
        <w:r w:rsidR="00B65259" w:rsidRPr="00255D98">
          <w:rPr>
            <w:rStyle w:val="ad"/>
            <w:noProof/>
          </w:rPr>
          <w:t>10.15</w:t>
        </w:r>
        <w:r w:rsidR="00B65259" w:rsidRPr="00255D98">
          <w:rPr>
            <w:rStyle w:val="ad"/>
            <w:rFonts w:hint="eastAsia"/>
            <w:noProof/>
          </w:rPr>
          <w:t>音频播放</w:t>
        </w:r>
        <w:r w:rsidR="00B65259">
          <w:rPr>
            <w:noProof/>
            <w:webHidden/>
          </w:rPr>
          <w:tab/>
        </w:r>
        <w:r w:rsidR="00B65259">
          <w:rPr>
            <w:noProof/>
            <w:webHidden/>
          </w:rPr>
          <w:fldChar w:fldCharType="begin"/>
        </w:r>
        <w:r w:rsidR="00B65259">
          <w:rPr>
            <w:noProof/>
            <w:webHidden/>
          </w:rPr>
          <w:instrText xml:space="preserve"> PAGEREF _Toc501961679 \h </w:instrText>
        </w:r>
        <w:r w:rsidR="00B65259">
          <w:rPr>
            <w:noProof/>
            <w:webHidden/>
          </w:rPr>
        </w:r>
        <w:r w:rsidR="00B65259">
          <w:rPr>
            <w:noProof/>
            <w:webHidden/>
          </w:rPr>
          <w:fldChar w:fldCharType="separate"/>
        </w:r>
        <w:r w:rsidR="000A2991">
          <w:rPr>
            <w:noProof/>
            <w:webHidden/>
          </w:rPr>
          <w:t>27</w:t>
        </w:r>
        <w:r w:rsidR="00B65259">
          <w:rPr>
            <w:noProof/>
            <w:webHidden/>
          </w:rPr>
          <w:fldChar w:fldCharType="end"/>
        </w:r>
      </w:hyperlink>
    </w:p>
    <w:p w:rsidR="00B65259" w:rsidRDefault="00C8374F">
      <w:pPr>
        <w:pStyle w:val="20"/>
        <w:tabs>
          <w:tab w:val="right" w:leader="dot" w:pos="8296"/>
        </w:tabs>
        <w:rPr>
          <w:noProof/>
        </w:rPr>
      </w:pPr>
      <w:hyperlink w:anchor="_Toc501961680" w:history="1">
        <w:r w:rsidR="00B65259" w:rsidRPr="00255D98">
          <w:rPr>
            <w:rStyle w:val="ad"/>
            <w:noProof/>
          </w:rPr>
          <w:t>10.16</w:t>
        </w:r>
        <w:r w:rsidR="00B65259" w:rsidRPr="00255D98">
          <w:rPr>
            <w:rStyle w:val="ad"/>
            <w:rFonts w:hint="eastAsia"/>
            <w:noProof/>
          </w:rPr>
          <w:t>视频播放</w:t>
        </w:r>
        <w:r w:rsidR="00B65259">
          <w:rPr>
            <w:noProof/>
            <w:webHidden/>
          </w:rPr>
          <w:tab/>
        </w:r>
        <w:r w:rsidR="00B65259">
          <w:rPr>
            <w:noProof/>
            <w:webHidden/>
          </w:rPr>
          <w:fldChar w:fldCharType="begin"/>
        </w:r>
        <w:r w:rsidR="00B65259">
          <w:rPr>
            <w:noProof/>
            <w:webHidden/>
          </w:rPr>
          <w:instrText xml:space="preserve"> PAGEREF _Toc501961680 \h </w:instrText>
        </w:r>
        <w:r w:rsidR="00B65259">
          <w:rPr>
            <w:noProof/>
            <w:webHidden/>
          </w:rPr>
        </w:r>
        <w:r w:rsidR="00B65259">
          <w:rPr>
            <w:noProof/>
            <w:webHidden/>
          </w:rPr>
          <w:fldChar w:fldCharType="separate"/>
        </w:r>
        <w:r w:rsidR="000A2991">
          <w:rPr>
            <w:noProof/>
            <w:webHidden/>
          </w:rPr>
          <w:t>28</w:t>
        </w:r>
        <w:r w:rsidR="00B65259">
          <w:rPr>
            <w:noProof/>
            <w:webHidden/>
          </w:rPr>
          <w:fldChar w:fldCharType="end"/>
        </w:r>
      </w:hyperlink>
    </w:p>
    <w:p w:rsidR="00B65259" w:rsidRDefault="00C8374F">
      <w:pPr>
        <w:pStyle w:val="10"/>
        <w:tabs>
          <w:tab w:val="right" w:leader="dot" w:pos="8296"/>
        </w:tabs>
        <w:rPr>
          <w:noProof/>
        </w:rPr>
      </w:pPr>
      <w:hyperlink w:anchor="_Toc501961681" w:history="1">
        <w:r w:rsidR="00B65259" w:rsidRPr="00255D98">
          <w:rPr>
            <w:rStyle w:val="ad"/>
            <w:noProof/>
          </w:rPr>
          <w:t>11.</w:t>
        </w:r>
        <w:r w:rsidR="00B65259" w:rsidRPr="00255D98">
          <w:rPr>
            <w:rStyle w:val="ad"/>
            <w:rFonts w:hint="eastAsia"/>
            <w:noProof/>
          </w:rPr>
          <w:t>短波监测数据导入</w:t>
        </w:r>
        <w:r w:rsidR="00B65259">
          <w:rPr>
            <w:noProof/>
            <w:webHidden/>
          </w:rPr>
          <w:tab/>
        </w:r>
        <w:r w:rsidR="00B65259">
          <w:rPr>
            <w:noProof/>
            <w:webHidden/>
          </w:rPr>
          <w:fldChar w:fldCharType="begin"/>
        </w:r>
        <w:r w:rsidR="00B65259">
          <w:rPr>
            <w:noProof/>
            <w:webHidden/>
          </w:rPr>
          <w:instrText xml:space="preserve"> PAGEREF _Toc501961681 \h </w:instrText>
        </w:r>
        <w:r w:rsidR="00B65259">
          <w:rPr>
            <w:noProof/>
            <w:webHidden/>
          </w:rPr>
        </w:r>
        <w:r w:rsidR="00B65259">
          <w:rPr>
            <w:noProof/>
            <w:webHidden/>
          </w:rPr>
          <w:fldChar w:fldCharType="separate"/>
        </w:r>
        <w:r w:rsidR="000A2991">
          <w:rPr>
            <w:noProof/>
            <w:webHidden/>
          </w:rPr>
          <w:t>29</w:t>
        </w:r>
        <w:r w:rsidR="00B65259">
          <w:rPr>
            <w:noProof/>
            <w:webHidden/>
          </w:rPr>
          <w:fldChar w:fldCharType="end"/>
        </w:r>
      </w:hyperlink>
    </w:p>
    <w:p w:rsidR="00B65259" w:rsidRDefault="00C8374F">
      <w:pPr>
        <w:pStyle w:val="20"/>
        <w:tabs>
          <w:tab w:val="right" w:leader="dot" w:pos="8296"/>
        </w:tabs>
        <w:rPr>
          <w:noProof/>
        </w:rPr>
      </w:pPr>
      <w:hyperlink w:anchor="_Toc501961682" w:history="1">
        <w:r w:rsidR="00B65259" w:rsidRPr="00255D98">
          <w:rPr>
            <w:rStyle w:val="ad"/>
            <w:noProof/>
          </w:rPr>
          <w:t>11.1</w:t>
        </w:r>
        <w:r w:rsidR="00B65259" w:rsidRPr="00255D98">
          <w:rPr>
            <w:rStyle w:val="ad"/>
            <w:rFonts w:hint="eastAsia"/>
            <w:noProof/>
          </w:rPr>
          <w:t>单频监测数据导入</w:t>
        </w:r>
        <w:r w:rsidR="00B65259">
          <w:rPr>
            <w:noProof/>
            <w:webHidden/>
          </w:rPr>
          <w:tab/>
        </w:r>
        <w:r w:rsidR="00B65259">
          <w:rPr>
            <w:noProof/>
            <w:webHidden/>
          </w:rPr>
          <w:fldChar w:fldCharType="begin"/>
        </w:r>
        <w:r w:rsidR="00B65259">
          <w:rPr>
            <w:noProof/>
            <w:webHidden/>
          </w:rPr>
          <w:instrText xml:space="preserve"> PAGEREF _Toc501961682 \h </w:instrText>
        </w:r>
        <w:r w:rsidR="00B65259">
          <w:rPr>
            <w:noProof/>
            <w:webHidden/>
          </w:rPr>
        </w:r>
        <w:r w:rsidR="00B65259">
          <w:rPr>
            <w:noProof/>
            <w:webHidden/>
          </w:rPr>
          <w:fldChar w:fldCharType="separate"/>
        </w:r>
        <w:r w:rsidR="000A2991">
          <w:rPr>
            <w:noProof/>
            <w:webHidden/>
          </w:rPr>
          <w:t>29</w:t>
        </w:r>
        <w:r w:rsidR="00B65259">
          <w:rPr>
            <w:noProof/>
            <w:webHidden/>
          </w:rPr>
          <w:fldChar w:fldCharType="end"/>
        </w:r>
      </w:hyperlink>
    </w:p>
    <w:p w:rsidR="00B65259" w:rsidRDefault="00C8374F">
      <w:pPr>
        <w:pStyle w:val="20"/>
        <w:tabs>
          <w:tab w:val="right" w:leader="dot" w:pos="8296"/>
        </w:tabs>
        <w:rPr>
          <w:noProof/>
        </w:rPr>
      </w:pPr>
      <w:hyperlink w:anchor="_Toc501961683" w:history="1">
        <w:r w:rsidR="00B65259" w:rsidRPr="00255D98">
          <w:rPr>
            <w:rStyle w:val="ad"/>
            <w:noProof/>
          </w:rPr>
          <w:t>11.2</w:t>
        </w:r>
        <w:r w:rsidR="00B65259" w:rsidRPr="00255D98">
          <w:rPr>
            <w:rStyle w:val="ad"/>
            <w:rFonts w:hint="eastAsia"/>
            <w:noProof/>
          </w:rPr>
          <w:t>频段扫描</w:t>
        </w:r>
        <w:r w:rsidR="00B65259">
          <w:rPr>
            <w:noProof/>
            <w:webHidden/>
          </w:rPr>
          <w:tab/>
        </w:r>
        <w:r w:rsidR="00B65259">
          <w:rPr>
            <w:noProof/>
            <w:webHidden/>
          </w:rPr>
          <w:fldChar w:fldCharType="begin"/>
        </w:r>
        <w:r w:rsidR="00B65259">
          <w:rPr>
            <w:noProof/>
            <w:webHidden/>
          </w:rPr>
          <w:instrText xml:space="preserve"> PAGEREF _Toc501961683 \h </w:instrText>
        </w:r>
        <w:r w:rsidR="00B65259">
          <w:rPr>
            <w:noProof/>
            <w:webHidden/>
          </w:rPr>
        </w:r>
        <w:r w:rsidR="00B65259">
          <w:rPr>
            <w:noProof/>
            <w:webHidden/>
          </w:rPr>
          <w:fldChar w:fldCharType="separate"/>
        </w:r>
        <w:r w:rsidR="000A2991">
          <w:rPr>
            <w:noProof/>
            <w:webHidden/>
          </w:rPr>
          <w:t>29</w:t>
        </w:r>
        <w:r w:rsidR="00B65259">
          <w:rPr>
            <w:noProof/>
            <w:webHidden/>
          </w:rPr>
          <w:fldChar w:fldCharType="end"/>
        </w:r>
      </w:hyperlink>
    </w:p>
    <w:p w:rsidR="00B65259" w:rsidRDefault="00C8374F">
      <w:pPr>
        <w:pStyle w:val="20"/>
        <w:tabs>
          <w:tab w:val="right" w:leader="dot" w:pos="8296"/>
        </w:tabs>
        <w:rPr>
          <w:noProof/>
        </w:rPr>
      </w:pPr>
      <w:hyperlink w:anchor="_Toc501961684" w:history="1">
        <w:r w:rsidR="00B65259" w:rsidRPr="00255D98">
          <w:rPr>
            <w:rStyle w:val="ad"/>
            <w:noProof/>
          </w:rPr>
          <w:t>11.3</w:t>
        </w:r>
        <w:r w:rsidR="00B65259" w:rsidRPr="00255D98">
          <w:rPr>
            <w:rStyle w:val="ad"/>
            <w:rFonts w:hint="eastAsia"/>
            <w:noProof/>
          </w:rPr>
          <w:t>单频测向</w:t>
        </w:r>
        <w:r w:rsidR="00B65259">
          <w:rPr>
            <w:noProof/>
            <w:webHidden/>
          </w:rPr>
          <w:tab/>
        </w:r>
        <w:r w:rsidR="00B65259">
          <w:rPr>
            <w:noProof/>
            <w:webHidden/>
          </w:rPr>
          <w:fldChar w:fldCharType="begin"/>
        </w:r>
        <w:r w:rsidR="00B65259">
          <w:rPr>
            <w:noProof/>
            <w:webHidden/>
          </w:rPr>
          <w:instrText xml:space="preserve"> PAGEREF _Toc501961684 \h </w:instrText>
        </w:r>
        <w:r w:rsidR="00B65259">
          <w:rPr>
            <w:noProof/>
            <w:webHidden/>
          </w:rPr>
        </w:r>
        <w:r w:rsidR="00B65259">
          <w:rPr>
            <w:noProof/>
            <w:webHidden/>
          </w:rPr>
          <w:fldChar w:fldCharType="separate"/>
        </w:r>
        <w:r w:rsidR="000A2991">
          <w:rPr>
            <w:noProof/>
            <w:webHidden/>
          </w:rPr>
          <w:t>30</w:t>
        </w:r>
        <w:r w:rsidR="00B65259">
          <w:rPr>
            <w:noProof/>
            <w:webHidden/>
          </w:rPr>
          <w:fldChar w:fldCharType="end"/>
        </w:r>
      </w:hyperlink>
    </w:p>
    <w:p w:rsidR="00B65259" w:rsidRDefault="00C8374F">
      <w:pPr>
        <w:pStyle w:val="20"/>
        <w:tabs>
          <w:tab w:val="right" w:leader="dot" w:pos="8296"/>
        </w:tabs>
        <w:rPr>
          <w:noProof/>
        </w:rPr>
      </w:pPr>
      <w:hyperlink w:anchor="_Toc501961685" w:history="1">
        <w:r w:rsidR="00B65259" w:rsidRPr="00255D98">
          <w:rPr>
            <w:rStyle w:val="ad"/>
            <w:noProof/>
          </w:rPr>
          <w:t>11.4</w:t>
        </w:r>
        <w:r w:rsidR="00B65259" w:rsidRPr="00255D98">
          <w:rPr>
            <w:rStyle w:val="ad"/>
            <w:rFonts w:hint="eastAsia"/>
            <w:noProof/>
          </w:rPr>
          <w:t>联合定位（多站测向）</w:t>
        </w:r>
        <w:r w:rsidR="00B65259">
          <w:rPr>
            <w:noProof/>
            <w:webHidden/>
          </w:rPr>
          <w:tab/>
        </w:r>
        <w:r w:rsidR="00B65259">
          <w:rPr>
            <w:noProof/>
            <w:webHidden/>
          </w:rPr>
          <w:fldChar w:fldCharType="begin"/>
        </w:r>
        <w:r w:rsidR="00B65259">
          <w:rPr>
            <w:noProof/>
            <w:webHidden/>
          </w:rPr>
          <w:instrText xml:space="preserve"> PAGEREF _Toc501961685 \h </w:instrText>
        </w:r>
        <w:r w:rsidR="00B65259">
          <w:rPr>
            <w:noProof/>
            <w:webHidden/>
          </w:rPr>
        </w:r>
        <w:r w:rsidR="00B65259">
          <w:rPr>
            <w:noProof/>
            <w:webHidden/>
          </w:rPr>
          <w:fldChar w:fldCharType="separate"/>
        </w:r>
        <w:r w:rsidR="000A2991">
          <w:rPr>
            <w:noProof/>
            <w:webHidden/>
          </w:rPr>
          <w:t>30</w:t>
        </w:r>
        <w:r w:rsidR="00B65259">
          <w:rPr>
            <w:noProof/>
            <w:webHidden/>
          </w:rPr>
          <w:fldChar w:fldCharType="end"/>
        </w:r>
      </w:hyperlink>
    </w:p>
    <w:p w:rsidR="00B65259" w:rsidRDefault="00C8374F">
      <w:pPr>
        <w:pStyle w:val="20"/>
        <w:tabs>
          <w:tab w:val="right" w:leader="dot" w:pos="8296"/>
        </w:tabs>
        <w:rPr>
          <w:noProof/>
        </w:rPr>
      </w:pPr>
      <w:hyperlink w:anchor="_Toc501961686" w:history="1">
        <w:r w:rsidR="00B65259" w:rsidRPr="00255D98">
          <w:rPr>
            <w:rStyle w:val="ad"/>
            <w:noProof/>
          </w:rPr>
          <w:t>11.5</w:t>
        </w:r>
        <w:r w:rsidR="00B65259" w:rsidRPr="00255D98">
          <w:rPr>
            <w:rStyle w:val="ad"/>
            <w:rFonts w:hint="eastAsia"/>
            <w:noProof/>
          </w:rPr>
          <w:t>短波监测的监测报告</w:t>
        </w:r>
        <w:r w:rsidR="00B65259">
          <w:rPr>
            <w:noProof/>
            <w:webHidden/>
          </w:rPr>
          <w:tab/>
        </w:r>
        <w:r w:rsidR="00B65259">
          <w:rPr>
            <w:noProof/>
            <w:webHidden/>
          </w:rPr>
          <w:fldChar w:fldCharType="begin"/>
        </w:r>
        <w:r w:rsidR="00B65259">
          <w:rPr>
            <w:noProof/>
            <w:webHidden/>
          </w:rPr>
          <w:instrText xml:space="preserve"> PAGEREF _Toc501961686 \h </w:instrText>
        </w:r>
        <w:r w:rsidR="00B65259">
          <w:rPr>
            <w:noProof/>
            <w:webHidden/>
          </w:rPr>
        </w:r>
        <w:r w:rsidR="00B65259">
          <w:rPr>
            <w:noProof/>
            <w:webHidden/>
          </w:rPr>
          <w:fldChar w:fldCharType="separate"/>
        </w:r>
        <w:r w:rsidR="000A2991">
          <w:rPr>
            <w:noProof/>
            <w:webHidden/>
          </w:rPr>
          <w:t>31</w:t>
        </w:r>
        <w:r w:rsidR="00B65259">
          <w:rPr>
            <w:noProof/>
            <w:webHidden/>
          </w:rPr>
          <w:fldChar w:fldCharType="end"/>
        </w:r>
      </w:hyperlink>
    </w:p>
    <w:p w:rsidR="00B65259" w:rsidRDefault="00C8374F">
      <w:pPr>
        <w:pStyle w:val="10"/>
        <w:tabs>
          <w:tab w:val="right" w:leader="dot" w:pos="8296"/>
        </w:tabs>
        <w:rPr>
          <w:noProof/>
        </w:rPr>
      </w:pPr>
      <w:hyperlink w:anchor="_Toc501961687" w:history="1">
        <w:r w:rsidR="00B65259" w:rsidRPr="00255D98">
          <w:rPr>
            <w:rStyle w:val="ad"/>
            <w:noProof/>
          </w:rPr>
          <w:t>12.</w:t>
        </w:r>
        <w:r w:rsidR="00B65259" w:rsidRPr="00255D98">
          <w:rPr>
            <w:rStyle w:val="ad"/>
            <w:rFonts w:hint="eastAsia"/>
            <w:noProof/>
          </w:rPr>
          <w:t>超短波监测数据导入</w:t>
        </w:r>
        <w:r w:rsidR="00B65259">
          <w:rPr>
            <w:noProof/>
            <w:webHidden/>
          </w:rPr>
          <w:tab/>
        </w:r>
        <w:r w:rsidR="00B65259">
          <w:rPr>
            <w:noProof/>
            <w:webHidden/>
          </w:rPr>
          <w:fldChar w:fldCharType="begin"/>
        </w:r>
        <w:r w:rsidR="00B65259">
          <w:rPr>
            <w:noProof/>
            <w:webHidden/>
          </w:rPr>
          <w:instrText xml:space="preserve"> PAGEREF _Toc501961687 \h </w:instrText>
        </w:r>
        <w:r w:rsidR="00B65259">
          <w:rPr>
            <w:noProof/>
            <w:webHidden/>
          </w:rPr>
        </w:r>
        <w:r w:rsidR="00B65259">
          <w:rPr>
            <w:noProof/>
            <w:webHidden/>
          </w:rPr>
          <w:fldChar w:fldCharType="separate"/>
        </w:r>
        <w:r w:rsidR="000A2991">
          <w:rPr>
            <w:noProof/>
            <w:webHidden/>
          </w:rPr>
          <w:t>31</w:t>
        </w:r>
        <w:r w:rsidR="00B65259">
          <w:rPr>
            <w:noProof/>
            <w:webHidden/>
          </w:rPr>
          <w:fldChar w:fldCharType="end"/>
        </w:r>
      </w:hyperlink>
    </w:p>
    <w:p w:rsidR="00B65259" w:rsidRDefault="00C8374F">
      <w:pPr>
        <w:pStyle w:val="20"/>
        <w:tabs>
          <w:tab w:val="right" w:leader="dot" w:pos="8296"/>
        </w:tabs>
        <w:rPr>
          <w:noProof/>
        </w:rPr>
      </w:pPr>
      <w:hyperlink w:anchor="_Toc501961688" w:history="1">
        <w:r w:rsidR="00B65259" w:rsidRPr="00255D98">
          <w:rPr>
            <w:rStyle w:val="ad"/>
            <w:noProof/>
          </w:rPr>
          <w:t>12.1</w:t>
        </w:r>
        <w:r w:rsidR="00B65259" w:rsidRPr="00255D98">
          <w:rPr>
            <w:rStyle w:val="ad"/>
            <w:rFonts w:hint="eastAsia"/>
            <w:noProof/>
          </w:rPr>
          <w:t>超短波监测的监测报告</w:t>
        </w:r>
        <w:r w:rsidR="00B65259">
          <w:rPr>
            <w:noProof/>
            <w:webHidden/>
          </w:rPr>
          <w:tab/>
        </w:r>
        <w:r w:rsidR="00B65259">
          <w:rPr>
            <w:noProof/>
            <w:webHidden/>
          </w:rPr>
          <w:fldChar w:fldCharType="begin"/>
        </w:r>
        <w:r w:rsidR="00B65259">
          <w:rPr>
            <w:noProof/>
            <w:webHidden/>
          </w:rPr>
          <w:instrText xml:space="preserve"> PAGEREF _Toc501961688 \h </w:instrText>
        </w:r>
        <w:r w:rsidR="00B65259">
          <w:rPr>
            <w:noProof/>
            <w:webHidden/>
          </w:rPr>
        </w:r>
        <w:r w:rsidR="00B65259">
          <w:rPr>
            <w:noProof/>
            <w:webHidden/>
          </w:rPr>
          <w:fldChar w:fldCharType="separate"/>
        </w:r>
        <w:r w:rsidR="000A2991">
          <w:rPr>
            <w:noProof/>
            <w:webHidden/>
          </w:rPr>
          <w:t>32</w:t>
        </w:r>
        <w:r w:rsidR="00B65259">
          <w:rPr>
            <w:noProof/>
            <w:webHidden/>
          </w:rPr>
          <w:fldChar w:fldCharType="end"/>
        </w:r>
      </w:hyperlink>
    </w:p>
    <w:p w:rsidR="00B65259" w:rsidRDefault="00C8374F">
      <w:pPr>
        <w:pStyle w:val="10"/>
        <w:tabs>
          <w:tab w:val="right" w:leader="dot" w:pos="8296"/>
        </w:tabs>
        <w:rPr>
          <w:noProof/>
        </w:rPr>
      </w:pPr>
      <w:hyperlink w:anchor="_Toc501961689" w:history="1">
        <w:r w:rsidR="00B65259" w:rsidRPr="00255D98">
          <w:rPr>
            <w:rStyle w:val="ad"/>
            <w:noProof/>
          </w:rPr>
          <w:t>13.</w:t>
        </w:r>
        <w:r w:rsidR="00B65259" w:rsidRPr="00255D98">
          <w:rPr>
            <w:rStyle w:val="ad"/>
            <w:rFonts w:hint="eastAsia"/>
            <w:noProof/>
          </w:rPr>
          <w:t>卫星数据</w:t>
        </w:r>
        <w:r w:rsidR="00B65259">
          <w:rPr>
            <w:noProof/>
            <w:webHidden/>
          </w:rPr>
          <w:tab/>
        </w:r>
        <w:r w:rsidR="00B65259">
          <w:rPr>
            <w:noProof/>
            <w:webHidden/>
          </w:rPr>
          <w:fldChar w:fldCharType="begin"/>
        </w:r>
        <w:r w:rsidR="00B65259">
          <w:rPr>
            <w:noProof/>
            <w:webHidden/>
          </w:rPr>
          <w:instrText xml:space="preserve"> PAGEREF _Toc501961689 \h </w:instrText>
        </w:r>
        <w:r w:rsidR="00B65259">
          <w:rPr>
            <w:noProof/>
            <w:webHidden/>
          </w:rPr>
        </w:r>
        <w:r w:rsidR="00B65259">
          <w:rPr>
            <w:noProof/>
            <w:webHidden/>
          </w:rPr>
          <w:fldChar w:fldCharType="separate"/>
        </w:r>
        <w:r w:rsidR="000A2991">
          <w:rPr>
            <w:noProof/>
            <w:webHidden/>
          </w:rPr>
          <w:t>32</w:t>
        </w:r>
        <w:r w:rsidR="00B65259">
          <w:rPr>
            <w:noProof/>
            <w:webHidden/>
          </w:rPr>
          <w:fldChar w:fldCharType="end"/>
        </w:r>
      </w:hyperlink>
    </w:p>
    <w:p w:rsidR="00B65259" w:rsidRDefault="00C8374F">
      <w:pPr>
        <w:pStyle w:val="20"/>
        <w:tabs>
          <w:tab w:val="right" w:leader="dot" w:pos="8296"/>
        </w:tabs>
        <w:rPr>
          <w:noProof/>
        </w:rPr>
      </w:pPr>
      <w:hyperlink w:anchor="_Toc501961690" w:history="1">
        <w:r w:rsidR="00B65259" w:rsidRPr="00255D98">
          <w:rPr>
            <w:rStyle w:val="ad"/>
            <w:noProof/>
          </w:rPr>
          <w:t>13.1</w:t>
        </w:r>
        <w:r w:rsidR="00B65259" w:rsidRPr="00255D98">
          <w:rPr>
            <w:rStyle w:val="ad"/>
            <w:rFonts w:hint="eastAsia"/>
            <w:noProof/>
          </w:rPr>
          <w:t>卫星监测的监测报告</w:t>
        </w:r>
        <w:r w:rsidR="00B65259">
          <w:rPr>
            <w:noProof/>
            <w:webHidden/>
          </w:rPr>
          <w:tab/>
        </w:r>
        <w:r w:rsidR="00B65259">
          <w:rPr>
            <w:noProof/>
            <w:webHidden/>
          </w:rPr>
          <w:fldChar w:fldCharType="begin"/>
        </w:r>
        <w:r w:rsidR="00B65259">
          <w:rPr>
            <w:noProof/>
            <w:webHidden/>
          </w:rPr>
          <w:instrText xml:space="preserve"> PAGEREF _Toc501961690 \h </w:instrText>
        </w:r>
        <w:r w:rsidR="00B65259">
          <w:rPr>
            <w:noProof/>
            <w:webHidden/>
          </w:rPr>
        </w:r>
        <w:r w:rsidR="00B65259">
          <w:rPr>
            <w:noProof/>
            <w:webHidden/>
          </w:rPr>
          <w:fldChar w:fldCharType="separate"/>
        </w:r>
        <w:r w:rsidR="000A2991">
          <w:rPr>
            <w:noProof/>
            <w:webHidden/>
          </w:rPr>
          <w:t>32</w:t>
        </w:r>
        <w:r w:rsidR="00B65259">
          <w:rPr>
            <w:noProof/>
            <w:webHidden/>
          </w:rPr>
          <w:fldChar w:fldCharType="end"/>
        </w:r>
      </w:hyperlink>
    </w:p>
    <w:p w:rsidR="00B65259" w:rsidRDefault="00C8374F">
      <w:pPr>
        <w:pStyle w:val="20"/>
        <w:tabs>
          <w:tab w:val="right" w:leader="dot" w:pos="8296"/>
        </w:tabs>
        <w:rPr>
          <w:noProof/>
        </w:rPr>
      </w:pPr>
      <w:hyperlink w:anchor="_Toc501961691" w:history="1">
        <w:r w:rsidR="00B65259" w:rsidRPr="00255D98">
          <w:rPr>
            <w:rStyle w:val="ad"/>
            <w:rFonts w:hint="eastAsia"/>
            <w:noProof/>
          </w:rPr>
          <w:t>实现规范</w:t>
        </w:r>
        <w:r w:rsidR="00B65259">
          <w:rPr>
            <w:noProof/>
            <w:webHidden/>
          </w:rPr>
          <w:tab/>
        </w:r>
        <w:r w:rsidR="00B65259">
          <w:rPr>
            <w:noProof/>
            <w:webHidden/>
          </w:rPr>
          <w:fldChar w:fldCharType="begin"/>
        </w:r>
        <w:r w:rsidR="00B65259">
          <w:rPr>
            <w:noProof/>
            <w:webHidden/>
          </w:rPr>
          <w:instrText xml:space="preserve"> PAGEREF _Toc501961691 \h </w:instrText>
        </w:r>
        <w:r w:rsidR="00B65259">
          <w:rPr>
            <w:noProof/>
            <w:webHidden/>
          </w:rPr>
        </w:r>
        <w:r w:rsidR="00B65259">
          <w:rPr>
            <w:noProof/>
            <w:webHidden/>
          </w:rPr>
          <w:fldChar w:fldCharType="separate"/>
        </w:r>
        <w:r w:rsidR="000A2991">
          <w:rPr>
            <w:noProof/>
            <w:webHidden/>
          </w:rPr>
          <w:t>32</w:t>
        </w:r>
        <w:r w:rsidR="00B65259">
          <w:rPr>
            <w:noProof/>
            <w:webHidden/>
          </w:rPr>
          <w:fldChar w:fldCharType="end"/>
        </w:r>
      </w:hyperlink>
    </w:p>
    <w:p w:rsidR="00B65259" w:rsidRDefault="00C8374F">
      <w:pPr>
        <w:pStyle w:val="20"/>
        <w:tabs>
          <w:tab w:val="right" w:leader="dot" w:pos="8296"/>
        </w:tabs>
        <w:rPr>
          <w:noProof/>
        </w:rPr>
      </w:pPr>
      <w:hyperlink w:anchor="_Toc501961692" w:history="1">
        <w:r w:rsidR="00B65259" w:rsidRPr="00255D98">
          <w:rPr>
            <w:rStyle w:val="ad"/>
            <w:rFonts w:hint="eastAsia"/>
            <w:noProof/>
          </w:rPr>
          <w:t>系统开发环境</w:t>
        </w:r>
        <w:r w:rsidR="00B65259">
          <w:rPr>
            <w:noProof/>
            <w:webHidden/>
          </w:rPr>
          <w:tab/>
        </w:r>
        <w:r w:rsidR="00B65259">
          <w:rPr>
            <w:noProof/>
            <w:webHidden/>
          </w:rPr>
          <w:fldChar w:fldCharType="begin"/>
        </w:r>
        <w:r w:rsidR="00B65259">
          <w:rPr>
            <w:noProof/>
            <w:webHidden/>
          </w:rPr>
          <w:instrText xml:space="preserve"> PAGEREF _Toc501961692 \h </w:instrText>
        </w:r>
        <w:r w:rsidR="00B65259">
          <w:rPr>
            <w:noProof/>
            <w:webHidden/>
          </w:rPr>
        </w:r>
        <w:r w:rsidR="00B65259">
          <w:rPr>
            <w:noProof/>
            <w:webHidden/>
          </w:rPr>
          <w:fldChar w:fldCharType="separate"/>
        </w:r>
        <w:r w:rsidR="000A2991">
          <w:rPr>
            <w:noProof/>
            <w:webHidden/>
          </w:rPr>
          <w:t>32</w:t>
        </w:r>
        <w:r w:rsidR="00B65259">
          <w:rPr>
            <w:noProof/>
            <w:webHidden/>
          </w:rPr>
          <w:fldChar w:fldCharType="end"/>
        </w:r>
      </w:hyperlink>
    </w:p>
    <w:p w:rsidR="00B65259" w:rsidRDefault="00C8374F">
      <w:pPr>
        <w:pStyle w:val="20"/>
        <w:tabs>
          <w:tab w:val="right" w:leader="dot" w:pos="8296"/>
        </w:tabs>
        <w:rPr>
          <w:noProof/>
        </w:rPr>
      </w:pPr>
      <w:hyperlink w:anchor="_Toc501961693" w:history="1">
        <w:r w:rsidR="00B65259" w:rsidRPr="00255D98">
          <w:rPr>
            <w:rStyle w:val="ad"/>
            <w:rFonts w:hint="eastAsia"/>
            <w:noProof/>
          </w:rPr>
          <w:t>系统运行</w:t>
        </w:r>
        <w:r w:rsidR="00B65259">
          <w:rPr>
            <w:noProof/>
            <w:webHidden/>
          </w:rPr>
          <w:tab/>
        </w:r>
        <w:r w:rsidR="00B65259">
          <w:rPr>
            <w:noProof/>
            <w:webHidden/>
          </w:rPr>
          <w:fldChar w:fldCharType="begin"/>
        </w:r>
        <w:r w:rsidR="00B65259">
          <w:rPr>
            <w:noProof/>
            <w:webHidden/>
          </w:rPr>
          <w:instrText xml:space="preserve"> PAGEREF _Toc501961693 \h </w:instrText>
        </w:r>
        <w:r w:rsidR="00B65259">
          <w:rPr>
            <w:noProof/>
            <w:webHidden/>
          </w:rPr>
        </w:r>
        <w:r w:rsidR="00B65259">
          <w:rPr>
            <w:noProof/>
            <w:webHidden/>
          </w:rPr>
          <w:fldChar w:fldCharType="separate"/>
        </w:r>
        <w:r w:rsidR="000A2991">
          <w:rPr>
            <w:noProof/>
            <w:webHidden/>
          </w:rPr>
          <w:t>33</w:t>
        </w:r>
        <w:r w:rsidR="00B65259">
          <w:rPr>
            <w:noProof/>
            <w:webHidden/>
          </w:rPr>
          <w:fldChar w:fldCharType="end"/>
        </w:r>
      </w:hyperlink>
    </w:p>
    <w:p w:rsidR="00B65259" w:rsidRDefault="00C8374F">
      <w:pPr>
        <w:pStyle w:val="20"/>
        <w:tabs>
          <w:tab w:val="right" w:leader="dot" w:pos="8296"/>
        </w:tabs>
        <w:rPr>
          <w:noProof/>
        </w:rPr>
      </w:pPr>
      <w:hyperlink w:anchor="_Toc501961694" w:history="1">
        <w:r w:rsidR="00B65259" w:rsidRPr="00255D98">
          <w:rPr>
            <w:rStyle w:val="ad"/>
            <w:rFonts w:hint="eastAsia"/>
            <w:noProof/>
          </w:rPr>
          <w:t>开发规范</w:t>
        </w:r>
        <w:r w:rsidR="00B65259">
          <w:rPr>
            <w:noProof/>
            <w:webHidden/>
          </w:rPr>
          <w:tab/>
        </w:r>
        <w:r w:rsidR="00B65259">
          <w:rPr>
            <w:noProof/>
            <w:webHidden/>
          </w:rPr>
          <w:fldChar w:fldCharType="begin"/>
        </w:r>
        <w:r w:rsidR="00B65259">
          <w:rPr>
            <w:noProof/>
            <w:webHidden/>
          </w:rPr>
          <w:instrText xml:space="preserve"> PAGEREF _Toc501961694 \h </w:instrText>
        </w:r>
        <w:r w:rsidR="00B65259">
          <w:rPr>
            <w:noProof/>
            <w:webHidden/>
          </w:rPr>
        </w:r>
        <w:r w:rsidR="00B65259">
          <w:rPr>
            <w:noProof/>
            <w:webHidden/>
          </w:rPr>
          <w:fldChar w:fldCharType="separate"/>
        </w:r>
        <w:r w:rsidR="000A2991">
          <w:rPr>
            <w:noProof/>
            <w:webHidden/>
          </w:rPr>
          <w:t>33</w:t>
        </w:r>
        <w:r w:rsidR="00B65259">
          <w:rPr>
            <w:noProof/>
            <w:webHidden/>
          </w:rPr>
          <w:fldChar w:fldCharType="end"/>
        </w:r>
      </w:hyperlink>
    </w:p>
    <w:p w:rsidR="00B65259" w:rsidRDefault="00C8374F">
      <w:pPr>
        <w:pStyle w:val="10"/>
        <w:tabs>
          <w:tab w:val="right" w:leader="dot" w:pos="8296"/>
        </w:tabs>
        <w:rPr>
          <w:noProof/>
        </w:rPr>
      </w:pPr>
      <w:hyperlink w:anchor="_Toc501961695" w:history="1">
        <w:r w:rsidR="00B65259" w:rsidRPr="00255D98">
          <w:rPr>
            <w:rStyle w:val="ad"/>
            <w:noProof/>
          </w:rPr>
          <w:t>14.</w:t>
        </w:r>
        <w:r w:rsidR="00B65259" w:rsidRPr="00255D98">
          <w:rPr>
            <w:rStyle w:val="ad"/>
            <w:rFonts w:hint="eastAsia"/>
            <w:noProof/>
          </w:rPr>
          <w:t>数据库设计</w:t>
        </w:r>
        <w:r w:rsidR="00B65259">
          <w:rPr>
            <w:noProof/>
            <w:webHidden/>
          </w:rPr>
          <w:tab/>
        </w:r>
        <w:r w:rsidR="00B65259">
          <w:rPr>
            <w:noProof/>
            <w:webHidden/>
          </w:rPr>
          <w:fldChar w:fldCharType="begin"/>
        </w:r>
        <w:r w:rsidR="00B65259">
          <w:rPr>
            <w:noProof/>
            <w:webHidden/>
          </w:rPr>
          <w:instrText xml:space="preserve"> PAGEREF _Toc501961695 \h </w:instrText>
        </w:r>
        <w:r w:rsidR="00B65259">
          <w:rPr>
            <w:noProof/>
            <w:webHidden/>
          </w:rPr>
        </w:r>
        <w:r w:rsidR="00B65259">
          <w:rPr>
            <w:noProof/>
            <w:webHidden/>
          </w:rPr>
          <w:fldChar w:fldCharType="separate"/>
        </w:r>
        <w:r w:rsidR="000A2991">
          <w:rPr>
            <w:noProof/>
            <w:webHidden/>
          </w:rPr>
          <w:t>33</w:t>
        </w:r>
        <w:r w:rsidR="00B65259">
          <w:rPr>
            <w:noProof/>
            <w:webHidden/>
          </w:rPr>
          <w:fldChar w:fldCharType="end"/>
        </w:r>
      </w:hyperlink>
    </w:p>
    <w:p w:rsidR="00B65259" w:rsidRDefault="00C8374F">
      <w:pPr>
        <w:pStyle w:val="20"/>
        <w:tabs>
          <w:tab w:val="right" w:leader="dot" w:pos="8296"/>
        </w:tabs>
        <w:rPr>
          <w:noProof/>
        </w:rPr>
      </w:pPr>
      <w:hyperlink w:anchor="_Toc501961696" w:history="1">
        <w:r w:rsidR="00B65259" w:rsidRPr="00255D98">
          <w:rPr>
            <w:rStyle w:val="ad"/>
            <w:noProof/>
          </w:rPr>
          <w:t>14.1</w:t>
        </w:r>
        <w:r w:rsidR="00B65259" w:rsidRPr="00255D98">
          <w:rPr>
            <w:rStyle w:val="ad"/>
            <w:rFonts w:hint="eastAsia"/>
            <w:noProof/>
          </w:rPr>
          <w:t>设计需求</w:t>
        </w:r>
        <w:r w:rsidR="00B65259">
          <w:rPr>
            <w:noProof/>
            <w:webHidden/>
          </w:rPr>
          <w:tab/>
        </w:r>
        <w:r w:rsidR="00B65259">
          <w:rPr>
            <w:noProof/>
            <w:webHidden/>
          </w:rPr>
          <w:fldChar w:fldCharType="begin"/>
        </w:r>
        <w:r w:rsidR="00B65259">
          <w:rPr>
            <w:noProof/>
            <w:webHidden/>
          </w:rPr>
          <w:instrText xml:space="preserve"> PAGEREF _Toc501961696 \h </w:instrText>
        </w:r>
        <w:r w:rsidR="00B65259">
          <w:rPr>
            <w:noProof/>
            <w:webHidden/>
          </w:rPr>
        </w:r>
        <w:r w:rsidR="00B65259">
          <w:rPr>
            <w:noProof/>
            <w:webHidden/>
          </w:rPr>
          <w:fldChar w:fldCharType="separate"/>
        </w:r>
        <w:r w:rsidR="000A2991">
          <w:rPr>
            <w:noProof/>
            <w:webHidden/>
          </w:rPr>
          <w:t>33</w:t>
        </w:r>
        <w:r w:rsidR="00B65259">
          <w:rPr>
            <w:noProof/>
            <w:webHidden/>
          </w:rPr>
          <w:fldChar w:fldCharType="end"/>
        </w:r>
      </w:hyperlink>
    </w:p>
    <w:p w:rsidR="00B65259" w:rsidRDefault="00C8374F">
      <w:pPr>
        <w:pStyle w:val="20"/>
        <w:tabs>
          <w:tab w:val="right" w:leader="dot" w:pos="8296"/>
        </w:tabs>
        <w:rPr>
          <w:noProof/>
        </w:rPr>
      </w:pPr>
      <w:hyperlink w:anchor="_Toc501961697" w:history="1">
        <w:r w:rsidR="00B65259" w:rsidRPr="00255D98">
          <w:rPr>
            <w:rStyle w:val="ad"/>
            <w:noProof/>
          </w:rPr>
          <w:t>14.2</w:t>
        </w:r>
        <w:r w:rsidR="00B65259" w:rsidRPr="00255D98">
          <w:rPr>
            <w:rStyle w:val="ad"/>
            <w:rFonts w:hint="eastAsia"/>
            <w:noProof/>
          </w:rPr>
          <w:t>设计准则</w:t>
        </w:r>
        <w:r w:rsidR="00B65259">
          <w:rPr>
            <w:noProof/>
            <w:webHidden/>
          </w:rPr>
          <w:tab/>
        </w:r>
        <w:r w:rsidR="00B65259">
          <w:rPr>
            <w:noProof/>
            <w:webHidden/>
          </w:rPr>
          <w:fldChar w:fldCharType="begin"/>
        </w:r>
        <w:r w:rsidR="00B65259">
          <w:rPr>
            <w:noProof/>
            <w:webHidden/>
          </w:rPr>
          <w:instrText xml:space="preserve"> PAGEREF _Toc501961697 \h </w:instrText>
        </w:r>
        <w:r w:rsidR="00B65259">
          <w:rPr>
            <w:noProof/>
            <w:webHidden/>
          </w:rPr>
        </w:r>
        <w:r w:rsidR="00B65259">
          <w:rPr>
            <w:noProof/>
            <w:webHidden/>
          </w:rPr>
          <w:fldChar w:fldCharType="separate"/>
        </w:r>
        <w:r w:rsidR="000A2991">
          <w:rPr>
            <w:noProof/>
            <w:webHidden/>
          </w:rPr>
          <w:t>52</w:t>
        </w:r>
        <w:r w:rsidR="00B65259">
          <w:rPr>
            <w:noProof/>
            <w:webHidden/>
          </w:rPr>
          <w:fldChar w:fldCharType="end"/>
        </w:r>
      </w:hyperlink>
    </w:p>
    <w:p w:rsidR="00B65259" w:rsidRDefault="00C8374F">
      <w:pPr>
        <w:pStyle w:val="20"/>
        <w:tabs>
          <w:tab w:val="right" w:leader="dot" w:pos="8296"/>
        </w:tabs>
        <w:rPr>
          <w:noProof/>
        </w:rPr>
      </w:pPr>
      <w:hyperlink w:anchor="_Toc501961698" w:history="1">
        <w:r w:rsidR="00B65259" w:rsidRPr="00255D98">
          <w:rPr>
            <w:rStyle w:val="ad"/>
            <w:noProof/>
          </w:rPr>
          <w:t>14.3</w:t>
        </w:r>
        <w:r w:rsidR="00B65259" w:rsidRPr="00255D98">
          <w:rPr>
            <w:rStyle w:val="ad"/>
            <w:rFonts w:hint="eastAsia"/>
            <w:noProof/>
          </w:rPr>
          <w:t>数据表</w:t>
        </w:r>
        <w:r w:rsidR="00B65259" w:rsidRPr="00255D98">
          <w:rPr>
            <w:rStyle w:val="ad"/>
            <w:noProof/>
          </w:rPr>
          <w:t>id</w:t>
        </w:r>
        <w:r w:rsidR="00B65259" w:rsidRPr="00255D98">
          <w:rPr>
            <w:rStyle w:val="ad"/>
            <w:rFonts w:hint="eastAsia"/>
            <w:noProof/>
          </w:rPr>
          <w:t>号</w:t>
        </w:r>
        <w:r w:rsidR="00B65259">
          <w:rPr>
            <w:noProof/>
            <w:webHidden/>
          </w:rPr>
          <w:tab/>
        </w:r>
        <w:r w:rsidR="00B65259">
          <w:rPr>
            <w:noProof/>
            <w:webHidden/>
          </w:rPr>
          <w:fldChar w:fldCharType="begin"/>
        </w:r>
        <w:r w:rsidR="00B65259">
          <w:rPr>
            <w:noProof/>
            <w:webHidden/>
          </w:rPr>
          <w:instrText xml:space="preserve"> PAGEREF _Toc501961698 \h </w:instrText>
        </w:r>
        <w:r w:rsidR="00B65259">
          <w:rPr>
            <w:noProof/>
            <w:webHidden/>
          </w:rPr>
        </w:r>
        <w:r w:rsidR="00B65259">
          <w:rPr>
            <w:noProof/>
            <w:webHidden/>
          </w:rPr>
          <w:fldChar w:fldCharType="separate"/>
        </w:r>
        <w:r w:rsidR="000A2991">
          <w:rPr>
            <w:noProof/>
            <w:webHidden/>
          </w:rPr>
          <w:t>52</w:t>
        </w:r>
        <w:r w:rsidR="00B65259">
          <w:rPr>
            <w:noProof/>
            <w:webHidden/>
          </w:rPr>
          <w:fldChar w:fldCharType="end"/>
        </w:r>
      </w:hyperlink>
    </w:p>
    <w:p w:rsidR="00B65259" w:rsidRDefault="00C8374F">
      <w:pPr>
        <w:pStyle w:val="20"/>
        <w:tabs>
          <w:tab w:val="right" w:leader="dot" w:pos="8296"/>
        </w:tabs>
        <w:rPr>
          <w:noProof/>
        </w:rPr>
      </w:pPr>
      <w:hyperlink w:anchor="_Toc501961699" w:history="1">
        <w:r w:rsidR="00B65259" w:rsidRPr="00255D98">
          <w:rPr>
            <w:rStyle w:val="ad"/>
            <w:noProof/>
          </w:rPr>
          <w:t>14.4</w:t>
        </w:r>
        <w:r w:rsidR="00B65259" w:rsidRPr="00255D98">
          <w:rPr>
            <w:rStyle w:val="ad"/>
            <w:rFonts w:hint="eastAsia"/>
            <w:noProof/>
          </w:rPr>
          <w:t>数据表关系图</w:t>
        </w:r>
        <w:r w:rsidR="00B65259">
          <w:rPr>
            <w:noProof/>
            <w:webHidden/>
          </w:rPr>
          <w:tab/>
        </w:r>
        <w:r w:rsidR="00B65259">
          <w:rPr>
            <w:noProof/>
            <w:webHidden/>
          </w:rPr>
          <w:fldChar w:fldCharType="begin"/>
        </w:r>
        <w:r w:rsidR="00B65259">
          <w:rPr>
            <w:noProof/>
            <w:webHidden/>
          </w:rPr>
          <w:instrText xml:space="preserve"> PAGEREF _Toc501961699 \h </w:instrText>
        </w:r>
        <w:r w:rsidR="00B65259">
          <w:rPr>
            <w:noProof/>
            <w:webHidden/>
          </w:rPr>
        </w:r>
        <w:r w:rsidR="00B65259">
          <w:rPr>
            <w:noProof/>
            <w:webHidden/>
          </w:rPr>
          <w:fldChar w:fldCharType="separate"/>
        </w:r>
        <w:r w:rsidR="000A2991">
          <w:rPr>
            <w:noProof/>
            <w:webHidden/>
          </w:rPr>
          <w:t>53</w:t>
        </w:r>
        <w:r w:rsidR="00B65259">
          <w:rPr>
            <w:noProof/>
            <w:webHidden/>
          </w:rPr>
          <w:fldChar w:fldCharType="end"/>
        </w:r>
      </w:hyperlink>
    </w:p>
    <w:p w:rsidR="00B65259" w:rsidRDefault="00C8374F">
      <w:pPr>
        <w:pStyle w:val="20"/>
        <w:tabs>
          <w:tab w:val="right" w:leader="dot" w:pos="8296"/>
        </w:tabs>
        <w:rPr>
          <w:noProof/>
        </w:rPr>
      </w:pPr>
      <w:hyperlink w:anchor="_Toc501961700" w:history="1">
        <w:r w:rsidR="00B65259" w:rsidRPr="00255D98">
          <w:rPr>
            <w:rStyle w:val="ad"/>
            <w:noProof/>
          </w:rPr>
          <w:t>14.5</w:t>
        </w:r>
        <w:r w:rsidR="00B65259" w:rsidRPr="00255D98">
          <w:rPr>
            <w:rStyle w:val="ad"/>
            <w:rFonts w:hint="eastAsia"/>
            <w:noProof/>
          </w:rPr>
          <w:t>数据表</w:t>
        </w:r>
        <w:r w:rsidR="00B65259">
          <w:rPr>
            <w:noProof/>
            <w:webHidden/>
          </w:rPr>
          <w:tab/>
        </w:r>
        <w:r w:rsidR="00B65259">
          <w:rPr>
            <w:noProof/>
            <w:webHidden/>
          </w:rPr>
          <w:fldChar w:fldCharType="begin"/>
        </w:r>
        <w:r w:rsidR="00B65259">
          <w:rPr>
            <w:noProof/>
            <w:webHidden/>
          </w:rPr>
          <w:instrText xml:space="preserve"> PAGEREF _Toc501961700 \h </w:instrText>
        </w:r>
        <w:r w:rsidR="00B65259">
          <w:rPr>
            <w:noProof/>
            <w:webHidden/>
          </w:rPr>
        </w:r>
        <w:r w:rsidR="00B65259">
          <w:rPr>
            <w:noProof/>
            <w:webHidden/>
          </w:rPr>
          <w:fldChar w:fldCharType="separate"/>
        </w:r>
        <w:r w:rsidR="000A2991">
          <w:rPr>
            <w:noProof/>
            <w:webHidden/>
          </w:rPr>
          <w:t>54</w:t>
        </w:r>
        <w:r w:rsidR="00B65259">
          <w:rPr>
            <w:noProof/>
            <w:webHidden/>
          </w:rPr>
          <w:fldChar w:fldCharType="end"/>
        </w:r>
      </w:hyperlink>
    </w:p>
    <w:p w:rsidR="00B64B54" w:rsidRDefault="00364A3E">
      <w:pPr>
        <w:widowControl/>
        <w:jc w:val="left"/>
        <w:rPr>
          <w:b/>
          <w:bCs/>
          <w:kern w:val="44"/>
          <w:sz w:val="44"/>
          <w:szCs w:val="44"/>
        </w:rPr>
      </w:pPr>
      <w:r>
        <w:rPr>
          <w:b/>
          <w:bCs/>
          <w:kern w:val="44"/>
          <w:sz w:val="44"/>
          <w:szCs w:val="44"/>
        </w:rPr>
        <w:fldChar w:fldCharType="end"/>
      </w:r>
      <w:r w:rsidR="00B64B54">
        <w:rPr>
          <w:b/>
          <w:bCs/>
          <w:kern w:val="44"/>
          <w:sz w:val="44"/>
          <w:szCs w:val="44"/>
        </w:rPr>
        <w:br w:type="page"/>
      </w:r>
    </w:p>
    <w:p w:rsidR="00B65259" w:rsidRDefault="00B65259" w:rsidP="00364A3E">
      <w:pPr>
        <w:pStyle w:val="1"/>
        <w:sectPr w:rsidR="00B65259" w:rsidSect="00B65259">
          <w:footerReference w:type="default" r:id="rId11"/>
          <w:pgSz w:w="11906" w:h="16838"/>
          <w:pgMar w:top="1440" w:right="1800" w:bottom="1440" w:left="1800" w:header="851" w:footer="992" w:gutter="0"/>
          <w:pgNumType w:fmt="upperRoman" w:start="1"/>
          <w:cols w:space="425"/>
          <w:docGrid w:type="lines" w:linePitch="312"/>
        </w:sectPr>
      </w:pPr>
    </w:p>
    <w:p w:rsidR="00AA4577" w:rsidRPr="007D6A36" w:rsidRDefault="00364A3E" w:rsidP="00364A3E">
      <w:pPr>
        <w:pStyle w:val="1"/>
      </w:pPr>
      <w:bookmarkStart w:id="8" w:name="_Toc501961645"/>
      <w:r>
        <w:rPr>
          <w:rFonts w:hint="eastAsia"/>
        </w:rPr>
        <w:lastRenderedPageBreak/>
        <w:t>1.</w:t>
      </w:r>
      <w:r w:rsidR="00C44A67" w:rsidRPr="007D6A36">
        <w:rPr>
          <w:rFonts w:hint="eastAsia"/>
        </w:rPr>
        <w:t>用户分类</w:t>
      </w:r>
      <w:bookmarkEnd w:id="8"/>
    </w:p>
    <w:p w:rsidR="00C44A67" w:rsidRDefault="00C44A67" w:rsidP="00B23596">
      <w:pPr>
        <w:ind w:firstLine="420"/>
      </w:pPr>
      <w:r>
        <w:rPr>
          <w:rFonts w:hint="eastAsia"/>
        </w:rPr>
        <w:t>用户分为台站用户，数据管理员，数据需求用户，系统管理员</w:t>
      </w:r>
      <w:r w:rsidR="002626ED">
        <w:rPr>
          <w:rFonts w:hint="eastAsia"/>
        </w:rPr>
        <w:t>。</w:t>
      </w:r>
    </w:p>
    <w:p w:rsidR="00C44A67" w:rsidRPr="00C44A67" w:rsidRDefault="002626ED" w:rsidP="00B23596">
      <w:pPr>
        <w:ind w:firstLine="420"/>
      </w:pPr>
      <w:r>
        <w:rPr>
          <w:rFonts w:hint="eastAsia"/>
        </w:rPr>
        <w:t xml:space="preserve">1. </w:t>
      </w:r>
      <w:r w:rsidR="00C44A67" w:rsidRPr="00C44A67">
        <w:rPr>
          <w:rFonts w:hint="eastAsia"/>
        </w:rPr>
        <w:t>台站用户</w:t>
      </w:r>
      <w:r w:rsidR="00C44A67">
        <w:rPr>
          <w:rFonts w:hint="eastAsia"/>
        </w:rPr>
        <w:t>：</w:t>
      </w:r>
      <w:r w:rsidR="00C44A67" w:rsidRPr="00C44A67">
        <w:rPr>
          <w:rFonts w:hint="eastAsia"/>
        </w:rPr>
        <w:t>分为短波、超短波、卫星，主要是本要素的上传数据，查询数据，数据分析</w:t>
      </w:r>
    </w:p>
    <w:p w:rsidR="00C44A67" w:rsidRPr="00C44A67" w:rsidRDefault="00C44A67" w:rsidP="00B23596">
      <w:pPr>
        <w:ind w:firstLine="420"/>
      </w:pPr>
      <w:r>
        <w:rPr>
          <w:rFonts w:hint="eastAsia"/>
        </w:rPr>
        <w:t>2</w:t>
      </w:r>
      <w:r w:rsidR="002626ED">
        <w:rPr>
          <w:rFonts w:hint="eastAsia"/>
        </w:rPr>
        <w:t xml:space="preserve">. </w:t>
      </w:r>
      <w:r w:rsidRPr="00C44A67">
        <w:rPr>
          <w:rFonts w:hint="eastAsia"/>
        </w:rPr>
        <w:t>数据管理员</w:t>
      </w:r>
      <w:r>
        <w:rPr>
          <w:rFonts w:hint="eastAsia"/>
        </w:rPr>
        <w:t>：</w:t>
      </w:r>
      <w:r w:rsidRPr="00C44A67">
        <w:rPr>
          <w:rFonts w:hint="eastAsia"/>
        </w:rPr>
        <w:t>可查看、上传、分析所有要素的数据，</w:t>
      </w:r>
    </w:p>
    <w:p w:rsidR="00C44A67" w:rsidRPr="00C44A67" w:rsidRDefault="00C44A67" w:rsidP="00B23596">
      <w:pPr>
        <w:ind w:firstLine="420"/>
      </w:pPr>
      <w:r>
        <w:rPr>
          <w:rFonts w:hint="eastAsia"/>
        </w:rPr>
        <w:t>3</w:t>
      </w:r>
      <w:r w:rsidR="002626ED">
        <w:rPr>
          <w:rFonts w:hint="eastAsia"/>
        </w:rPr>
        <w:t xml:space="preserve">. </w:t>
      </w:r>
      <w:r w:rsidRPr="00C44A67">
        <w:rPr>
          <w:rFonts w:hint="eastAsia"/>
        </w:rPr>
        <w:t>数据需求用户</w:t>
      </w:r>
      <w:r>
        <w:rPr>
          <w:rFonts w:hint="eastAsia"/>
        </w:rPr>
        <w:t>：</w:t>
      </w:r>
      <w:r w:rsidRPr="00C44A67">
        <w:rPr>
          <w:rFonts w:hint="eastAsia"/>
        </w:rPr>
        <w:t>可以查</w:t>
      </w:r>
      <w:r w:rsidR="002626ED">
        <w:rPr>
          <w:rFonts w:hint="eastAsia"/>
        </w:rPr>
        <w:t>看</w:t>
      </w:r>
      <w:r w:rsidRPr="00C44A67">
        <w:rPr>
          <w:rFonts w:hint="eastAsia"/>
        </w:rPr>
        <w:t>、</w:t>
      </w:r>
      <w:r w:rsidR="002626ED">
        <w:rPr>
          <w:rFonts w:hint="eastAsia"/>
        </w:rPr>
        <w:t>分析</w:t>
      </w:r>
      <w:r w:rsidRPr="00C44A67">
        <w:rPr>
          <w:rFonts w:hint="eastAsia"/>
        </w:rPr>
        <w:t>所有</w:t>
      </w:r>
      <w:r w:rsidR="002626ED">
        <w:rPr>
          <w:rFonts w:hint="eastAsia"/>
        </w:rPr>
        <w:t>要素的</w:t>
      </w:r>
      <w:r w:rsidRPr="00C44A67">
        <w:rPr>
          <w:rFonts w:hint="eastAsia"/>
        </w:rPr>
        <w:t>数据</w:t>
      </w:r>
    </w:p>
    <w:p w:rsidR="00C44A67" w:rsidRPr="00C44A67" w:rsidRDefault="00C44A67" w:rsidP="00B23596">
      <w:pPr>
        <w:ind w:firstLine="420"/>
      </w:pPr>
      <w:r>
        <w:rPr>
          <w:rFonts w:hint="eastAsia"/>
        </w:rPr>
        <w:t>4</w:t>
      </w:r>
      <w:r w:rsidR="002626ED">
        <w:rPr>
          <w:rFonts w:hint="eastAsia"/>
        </w:rPr>
        <w:t xml:space="preserve">. </w:t>
      </w:r>
      <w:r w:rsidRPr="00C44A67">
        <w:rPr>
          <w:rFonts w:hint="eastAsia"/>
        </w:rPr>
        <w:t>系统管理员：可以查看、上传、分析所有要素的数据，并可以管理授权所有的注册用户</w:t>
      </w:r>
    </w:p>
    <w:p w:rsidR="00016F1C" w:rsidRPr="007D6A36" w:rsidRDefault="00016F1C" w:rsidP="00B23596">
      <w:pPr>
        <w:ind w:firstLine="420"/>
      </w:pPr>
    </w:p>
    <w:p w:rsidR="00A829EA" w:rsidRPr="007D6A36" w:rsidRDefault="00364A3E" w:rsidP="00364A3E">
      <w:pPr>
        <w:pStyle w:val="1"/>
      </w:pPr>
      <w:bookmarkStart w:id="9" w:name="_Toc501961646"/>
      <w:r>
        <w:rPr>
          <w:rFonts w:hint="eastAsia"/>
        </w:rPr>
        <w:t>2.</w:t>
      </w:r>
      <w:r w:rsidR="00A829EA" w:rsidRPr="007D6A36">
        <w:rPr>
          <w:rFonts w:hint="eastAsia"/>
        </w:rPr>
        <w:t>缩略语：</w:t>
      </w:r>
      <w:bookmarkEnd w:id="9"/>
    </w:p>
    <w:p w:rsidR="00A829EA" w:rsidRDefault="00A829EA" w:rsidP="00B23596">
      <w:pPr>
        <w:ind w:firstLine="420"/>
      </w:pPr>
      <w:r>
        <w:rPr>
          <w:rFonts w:hint="eastAsia"/>
        </w:rPr>
        <w:t xml:space="preserve">SW: Shortwave, </w:t>
      </w:r>
      <w:r>
        <w:rPr>
          <w:rFonts w:hint="eastAsia"/>
        </w:rPr>
        <w:t>短波</w:t>
      </w:r>
    </w:p>
    <w:p w:rsidR="00A829EA" w:rsidRDefault="00A829EA" w:rsidP="00B23596">
      <w:pPr>
        <w:ind w:firstLine="420"/>
      </w:pPr>
      <w:r>
        <w:rPr>
          <w:rFonts w:hint="eastAsia"/>
        </w:rPr>
        <w:t>USW</w:t>
      </w:r>
      <w:r>
        <w:rPr>
          <w:rFonts w:hint="eastAsia"/>
        </w:rPr>
        <w:t>：</w:t>
      </w:r>
      <w:r>
        <w:rPr>
          <w:rFonts w:hint="eastAsia"/>
        </w:rPr>
        <w:t xml:space="preserve">unltra Short wave , </w:t>
      </w:r>
      <w:r>
        <w:rPr>
          <w:rFonts w:hint="eastAsia"/>
        </w:rPr>
        <w:t>超短波</w:t>
      </w:r>
    </w:p>
    <w:p w:rsidR="00A829EA" w:rsidRDefault="00A829EA" w:rsidP="00B23596">
      <w:pPr>
        <w:ind w:firstLine="420"/>
      </w:pPr>
      <w:r>
        <w:rPr>
          <w:rFonts w:hint="eastAsia"/>
        </w:rPr>
        <w:t xml:space="preserve">DataMan: datamanage, </w:t>
      </w:r>
      <w:r>
        <w:rPr>
          <w:rFonts w:hint="eastAsia"/>
        </w:rPr>
        <w:t>数据管理</w:t>
      </w:r>
    </w:p>
    <w:p w:rsidR="00A829EA" w:rsidRDefault="00A829EA" w:rsidP="00B23596">
      <w:pPr>
        <w:ind w:firstLine="420"/>
      </w:pPr>
      <w:r>
        <w:rPr>
          <w:rFonts w:hint="eastAsia"/>
        </w:rPr>
        <w:t xml:space="preserve">dataREg, data requirement, </w:t>
      </w:r>
      <w:r w:rsidR="002626ED">
        <w:rPr>
          <w:rFonts w:hint="eastAsia"/>
        </w:rPr>
        <w:t>数据需求</w:t>
      </w:r>
    </w:p>
    <w:p w:rsidR="00A829EA" w:rsidRDefault="00A829EA" w:rsidP="00B23596">
      <w:pPr>
        <w:ind w:firstLine="420"/>
      </w:pPr>
      <w:r>
        <w:rPr>
          <w:rFonts w:hint="eastAsia"/>
        </w:rPr>
        <w:t xml:space="preserve">Sat:satlite, </w:t>
      </w:r>
      <w:r>
        <w:rPr>
          <w:rFonts w:hint="eastAsia"/>
        </w:rPr>
        <w:t>卫星</w:t>
      </w:r>
    </w:p>
    <w:p w:rsidR="00A829EA" w:rsidRPr="00A829EA" w:rsidRDefault="00A829EA" w:rsidP="00B23596">
      <w:pPr>
        <w:ind w:firstLine="420"/>
      </w:pPr>
      <w:r>
        <w:rPr>
          <w:rFonts w:hint="eastAsia"/>
        </w:rPr>
        <w:t>SysMan</w:t>
      </w:r>
      <w:r>
        <w:rPr>
          <w:rFonts w:hint="eastAsia"/>
        </w:rPr>
        <w:t>：</w:t>
      </w:r>
      <w:r>
        <w:rPr>
          <w:rFonts w:hint="eastAsia"/>
        </w:rPr>
        <w:t xml:space="preserve">System Management </w:t>
      </w:r>
      <w:r>
        <w:rPr>
          <w:rFonts w:hint="eastAsia"/>
        </w:rPr>
        <w:t>，</w:t>
      </w:r>
      <w:r>
        <w:rPr>
          <w:rFonts w:hint="eastAsia"/>
        </w:rPr>
        <w:t xml:space="preserve"> </w:t>
      </w:r>
      <w:r>
        <w:rPr>
          <w:rFonts w:hint="eastAsia"/>
        </w:rPr>
        <w:t>系统管理</w:t>
      </w:r>
    </w:p>
    <w:p w:rsidR="002626ED" w:rsidRDefault="002626ED" w:rsidP="00B23596">
      <w:pPr>
        <w:ind w:firstLine="420"/>
      </w:pPr>
    </w:p>
    <w:p w:rsidR="0031386F" w:rsidRPr="007D6A36" w:rsidRDefault="00364A3E" w:rsidP="00364A3E">
      <w:pPr>
        <w:pStyle w:val="1"/>
      </w:pPr>
      <w:bookmarkStart w:id="10" w:name="_Toc501961647"/>
      <w:r>
        <w:rPr>
          <w:rFonts w:hint="eastAsia"/>
        </w:rPr>
        <w:t>3.</w:t>
      </w:r>
      <w:r w:rsidR="0031386F" w:rsidRPr="007D6A36">
        <w:rPr>
          <w:rFonts w:hint="eastAsia"/>
        </w:rPr>
        <w:t>初始页面设计</w:t>
      </w:r>
      <w:bookmarkEnd w:id="10"/>
    </w:p>
    <w:p w:rsidR="0031386F" w:rsidRPr="007D6A36" w:rsidRDefault="00364A3E" w:rsidP="007D6A36">
      <w:pPr>
        <w:pStyle w:val="2"/>
      </w:pPr>
      <w:bookmarkStart w:id="11" w:name="_Toc501961648"/>
      <w:r>
        <w:rPr>
          <w:rFonts w:hint="eastAsia"/>
        </w:rPr>
        <w:t>3.1</w:t>
      </w:r>
      <w:r w:rsidR="00B11B3C" w:rsidRPr="007D6A36">
        <w:rPr>
          <w:rFonts w:hint="eastAsia"/>
        </w:rPr>
        <w:t>初始页面的布局</w:t>
      </w:r>
      <w:bookmarkEnd w:id="11"/>
    </w:p>
    <w:p w:rsidR="00C82118" w:rsidRDefault="002626ED" w:rsidP="00B23596">
      <w:pPr>
        <w:ind w:firstLine="420"/>
      </w:pPr>
      <w:r>
        <w:rPr>
          <w:rFonts w:hint="eastAsia"/>
        </w:rPr>
        <w:t>初始页面是系统起动后，用户登录、注册界面</w:t>
      </w:r>
      <w:r w:rsidR="00C82118">
        <w:rPr>
          <w:rFonts w:hint="eastAsia"/>
        </w:rPr>
        <w:t>。如</w:t>
      </w:r>
      <w:r w:rsidR="000F5A0A">
        <w:fldChar w:fldCharType="begin"/>
      </w:r>
      <w:r w:rsidR="000F5A0A">
        <w:instrText xml:space="preserve"> </w:instrText>
      </w:r>
      <w:r w:rsidR="000F5A0A">
        <w:rPr>
          <w:rFonts w:hint="eastAsia"/>
        </w:rPr>
        <w:instrText>REF _Ref501376050 \h</w:instrText>
      </w:r>
      <w:r w:rsidR="000F5A0A">
        <w:instrText xml:space="preserve"> </w:instrText>
      </w:r>
      <w:r w:rsidR="000F5A0A">
        <w:fldChar w:fldCharType="separate"/>
      </w:r>
      <w:r w:rsidR="000A2991" w:rsidRPr="002F011F">
        <w:rPr>
          <w:rFonts w:hint="eastAsia"/>
        </w:rPr>
        <w:t>图</w:t>
      </w:r>
      <w:r w:rsidR="000A2991" w:rsidRPr="002F011F">
        <w:rPr>
          <w:rFonts w:hint="eastAsia"/>
        </w:rPr>
        <w:t xml:space="preserve"> </w:t>
      </w:r>
      <w:r w:rsidR="000A2991">
        <w:rPr>
          <w:noProof/>
        </w:rPr>
        <w:t>1</w:t>
      </w:r>
      <w:r w:rsidR="000F5A0A">
        <w:fldChar w:fldCharType="end"/>
      </w:r>
      <w:r w:rsidR="00C82118">
        <w:rPr>
          <w:rFonts w:hint="eastAsia"/>
        </w:rPr>
        <w:t>所示。</w:t>
      </w:r>
      <w:r w:rsidR="002F011F">
        <w:rPr>
          <w:noProof/>
        </w:rPr>
        <w:drawing>
          <wp:anchor distT="0" distB="0" distL="114300" distR="114300" simplePos="0" relativeHeight="251713536" behindDoc="0" locked="0" layoutInCell="1" allowOverlap="1" wp14:anchorId="5B07D3AB" wp14:editId="565020CF">
            <wp:simplePos x="0" y="0"/>
            <wp:positionH relativeFrom="column">
              <wp:posOffset>0</wp:posOffset>
            </wp:positionH>
            <wp:positionV relativeFrom="paragraph">
              <wp:posOffset>234315</wp:posOffset>
            </wp:positionV>
            <wp:extent cx="5273675" cy="2526665"/>
            <wp:effectExtent l="0" t="0" r="3175" b="6985"/>
            <wp:wrapTopAndBottom/>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3675" cy="2526665"/>
                    </a:xfrm>
                    <a:prstGeom prst="rect">
                      <a:avLst/>
                    </a:prstGeom>
                  </pic:spPr>
                </pic:pic>
              </a:graphicData>
            </a:graphic>
            <wp14:sizeRelH relativeFrom="margin">
              <wp14:pctWidth>0</wp14:pctWidth>
            </wp14:sizeRelH>
            <wp14:sizeRelV relativeFrom="margin">
              <wp14:pctHeight>0</wp14:pctHeight>
            </wp14:sizeRelV>
          </wp:anchor>
        </w:drawing>
      </w:r>
    </w:p>
    <w:p w:rsidR="002F011F" w:rsidRPr="002F011F" w:rsidRDefault="002F011F" w:rsidP="00B23596">
      <w:pPr>
        <w:pStyle w:val="ac"/>
        <w:ind w:firstLine="400"/>
      </w:pPr>
      <w:bookmarkStart w:id="12" w:name="_Ref501376050"/>
      <w:r w:rsidRPr="002F011F">
        <w:rPr>
          <w:rFonts w:hint="eastAsia"/>
        </w:rPr>
        <w:lastRenderedPageBreak/>
        <w:t>图</w:t>
      </w:r>
      <w:r w:rsidRPr="002F011F">
        <w:rPr>
          <w:rFonts w:hint="eastAsia"/>
        </w:rPr>
        <w:t xml:space="preserve"> </w:t>
      </w:r>
      <w:r w:rsidRPr="002F011F">
        <w:fldChar w:fldCharType="begin"/>
      </w:r>
      <w:r w:rsidRPr="002F011F">
        <w:instrText xml:space="preserve"> </w:instrText>
      </w:r>
      <w:r w:rsidRPr="002F011F">
        <w:rPr>
          <w:rFonts w:hint="eastAsia"/>
        </w:rPr>
        <w:instrText xml:space="preserve">SEQ </w:instrText>
      </w:r>
      <w:r w:rsidRPr="002F011F">
        <w:rPr>
          <w:rFonts w:hint="eastAsia"/>
        </w:rPr>
        <w:instrText>图</w:instrText>
      </w:r>
      <w:r w:rsidRPr="002F011F">
        <w:rPr>
          <w:rFonts w:hint="eastAsia"/>
        </w:rPr>
        <w:instrText xml:space="preserve"> \* ARABIC</w:instrText>
      </w:r>
      <w:r w:rsidRPr="002F011F">
        <w:instrText xml:space="preserve"> </w:instrText>
      </w:r>
      <w:r w:rsidRPr="002F011F">
        <w:fldChar w:fldCharType="separate"/>
      </w:r>
      <w:r w:rsidR="000A2991">
        <w:rPr>
          <w:noProof/>
        </w:rPr>
        <w:t>1</w:t>
      </w:r>
      <w:r w:rsidRPr="002F011F">
        <w:fldChar w:fldCharType="end"/>
      </w:r>
      <w:bookmarkEnd w:id="12"/>
      <w:r w:rsidRPr="002F011F">
        <w:rPr>
          <w:rFonts w:hint="eastAsia"/>
        </w:rPr>
        <w:t xml:space="preserve"> </w:t>
      </w:r>
      <w:r w:rsidRPr="002F011F">
        <w:rPr>
          <w:rFonts w:hint="eastAsia"/>
        </w:rPr>
        <w:t>实现示意</w:t>
      </w:r>
    </w:p>
    <w:p w:rsidR="00DB5C19" w:rsidRPr="007D6A36" w:rsidRDefault="00364A3E" w:rsidP="007D6A36">
      <w:pPr>
        <w:pStyle w:val="2"/>
      </w:pPr>
      <w:bookmarkStart w:id="13" w:name="_Toc501961649"/>
      <w:r>
        <w:rPr>
          <w:rFonts w:hint="eastAsia"/>
        </w:rPr>
        <w:t>3.2</w:t>
      </w:r>
      <w:r w:rsidR="002F011F" w:rsidRPr="007D6A36">
        <w:rPr>
          <w:rFonts w:hint="eastAsia"/>
        </w:rPr>
        <w:t>初始页面的用户输入</w:t>
      </w:r>
      <w:bookmarkEnd w:id="13"/>
    </w:p>
    <w:p w:rsidR="002F011F" w:rsidRDefault="002F011F" w:rsidP="00B23596">
      <w:pPr>
        <w:ind w:firstLine="420"/>
      </w:pPr>
      <w:r>
        <w:rPr>
          <w:rFonts w:hint="eastAsia"/>
        </w:rPr>
        <w:t>初始页面要求用户输入以下信息。</w:t>
      </w:r>
    </w:p>
    <w:tbl>
      <w:tblPr>
        <w:tblStyle w:val="a5"/>
        <w:tblW w:w="0" w:type="auto"/>
        <w:tblLook w:val="04A0" w:firstRow="1" w:lastRow="0" w:firstColumn="1" w:lastColumn="0" w:noHBand="0" w:noVBand="1"/>
      </w:tblPr>
      <w:tblGrid>
        <w:gridCol w:w="2127"/>
        <w:gridCol w:w="2137"/>
        <w:gridCol w:w="2129"/>
        <w:gridCol w:w="2129"/>
      </w:tblGrid>
      <w:tr w:rsidR="002F011F" w:rsidTr="002F011F">
        <w:tc>
          <w:tcPr>
            <w:tcW w:w="2127" w:type="dxa"/>
          </w:tcPr>
          <w:p w:rsidR="002F011F" w:rsidRDefault="002F011F" w:rsidP="00821D6E">
            <w:pPr>
              <w:ind w:firstLine="420"/>
            </w:pPr>
            <w:r>
              <w:rPr>
                <w:rFonts w:hint="eastAsia"/>
              </w:rPr>
              <w:t>输入信息</w:t>
            </w:r>
          </w:p>
        </w:tc>
        <w:tc>
          <w:tcPr>
            <w:tcW w:w="2137" w:type="dxa"/>
          </w:tcPr>
          <w:p w:rsidR="002F011F" w:rsidRDefault="002F011F" w:rsidP="00821D6E">
            <w:pPr>
              <w:ind w:firstLine="420"/>
            </w:pPr>
            <w:r>
              <w:rPr>
                <w:rFonts w:hint="eastAsia"/>
              </w:rPr>
              <w:t>变量名</w:t>
            </w:r>
          </w:p>
        </w:tc>
        <w:tc>
          <w:tcPr>
            <w:tcW w:w="2129" w:type="dxa"/>
          </w:tcPr>
          <w:p w:rsidR="002F011F" w:rsidRDefault="002F011F" w:rsidP="00821D6E">
            <w:pPr>
              <w:ind w:firstLine="420"/>
            </w:pPr>
            <w:r>
              <w:rPr>
                <w:rFonts w:hint="eastAsia"/>
              </w:rPr>
              <w:t>可选值</w:t>
            </w:r>
          </w:p>
        </w:tc>
        <w:tc>
          <w:tcPr>
            <w:tcW w:w="2129" w:type="dxa"/>
          </w:tcPr>
          <w:p w:rsidR="002F011F" w:rsidRDefault="002F011F" w:rsidP="00821D6E">
            <w:pPr>
              <w:ind w:firstLine="420"/>
            </w:pPr>
            <w:r>
              <w:rPr>
                <w:rFonts w:hint="eastAsia"/>
              </w:rPr>
              <w:t>说明</w:t>
            </w:r>
          </w:p>
        </w:tc>
      </w:tr>
      <w:tr w:rsidR="002F011F" w:rsidTr="00413AD0">
        <w:tc>
          <w:tcPr>
            <w:tcW w:w="2127" w:type="dxa"/>
          </w:tcPr>
          <w:p w:rsidR="002F011F" w:rsidRDefault="002F011F" w:rsidP="00B23596">
            <w:pPr>
              <w:ind w:firstLine="420"/>
            </w:pPr>
            <w:r>
              <w:rPr>
                <w:rFonts w:hint="eastAsia"/>
              </w:rPr>
              <w:t>用户名</w:t>
            </w:r>
          </w:p>
        </w:tc>
        <w:tc>
          <w:tcPr>
            <w:tcW w:w="2137" w:type="dxa"/>
          </w:tcPr>
          <w:p w:rsidR="002F011F" w:rsidRDefault="002F011F" w:rsidP="00B23596">
            <w:pPr>
              <w:ind w:firstLine="420"/>
            </w:pPr>
            <w:r>
              <w:rPr>
                <w:rFonts w:hint="eastAsia"/>
              </w:rPr>
              <w:t>UserID</w:t>
            </w:r>
          </w:p>
        </w:tc>
        <w:tc>
          <w:tcPr>
            <w:tcW w:w="2129" w:type="dxa"/>
          </w:tcPr>
          <w:p w:rsidR="002F011F" w:rsidRDefault="002F011F" w:rsidP="00B23596">
            <w:pPr>
              <w:ind w:firstLine="420"/>
            </w:pPr>
          </w:p>
        </w:tc>
        <w:tc>
          <w:tcPr>
            <w:tcW w:w="2129" w:type="dxa"/>
          </w:tcPr>
          <w:p w:rsidR="002F011F" w:rsidRPr="0031386F" w:rsidRDefault="002F011F" w:rsidP="00B23596">
            <w:pPr>
              <w:ind w:firstLine="420"/>
            </w:pPr>
          </w:p>
        </w:tc>
      </w:tr>
      <w:tr w:rsidR="002F011F" w:rsidTr="00413AD0">
        <w:tc>
          <w:tcPr>
            <w:tcW w:w="2127" w:type="dxa"/>
          </w:tcPr>
          <w:p w:rsidR="002F011F" w:rsidRDefault="002F011F" w:rsidP="00B23596">
            <w:pPr>
              <w:ind w:firstLine="420"/>
            </w:pPr>
            <w:r>
              <w:rPr>
                <w:rFonts w:hint="eastAsia"/>
              </w:rPr>
              <w:t>密码</w:t>
            </w:r>
          </w:p>
        </w:tc>
        <w:tc>
          <w:tcPr>
            <w:tcW w:w="2137" w:type="dxa"/>
          </w:tcPr>
          <w:p w:rsidR="002F011F" w:rsidRDefault="002F011F" w:rsidP="00B23596">
            <w:pPr>
              <w:ind w:firstLine="420"/>
            </w:pPr>
            <w:r>
              <w:rPr>
                <w:rFonts w:hint="eastAsia"/>
              </w:rPr>
              <w:t>UserPassword</w:t>
            </w:r>
          </w:p>
        </w:tc>
        <w:tc>
          <w:tcPr>
            <w:tcW w:w="2129" w:type="dxa"/>
          </w:tcPr>
          <w:p w:rsidR="002F011F" w:rsidRDefault="002F011F" w:rsidP="00B23596">
            <w:pPr>
              <w:ind w:firstLine="420"/>
            </w:pPr>
          </w:p>
        </w:tc>
        <w:tc>
          <w:tcPr>
            <w:tcW w:w="2129" w:type="dxa"/>
          </w:tcPr>
          <w:p w:rsidR="002F011F" w:rsidRPr="0031386F" w:rsidRDefault="002F011F" w:rsidP="00B23596">
            <w:pPr>
              <w:ind w:firstLine="420"/>
            </w:pPr>
          </w:p>
        </w:tc>
      </w:tr>
      <w:tr w:rsidR="002F011F" w:rsidTr="00413AD0">
        <w:tc>
          <w:tcPr>
            <w:tcW w:w="2127" w:type="dxa"/>
          </w:tcPr>
          <w:p w:rsidR="002F011F" w:rsidRDefault="002F011F" w:rsidP="00B23596">
            <w:pPr>
              <w:ind w:firstLine="420"/>
            </w:pPr>
            <w:r>
              <w:rPr>
                <w:rFonts w:hint="eastAsia"/>
              </w:rPr>
              <w:t>验证码</w:t>
            </w:r>
          </w:p>
        </w:tc>
        <w:tc>
          <w:tcPr>
            <w:tcW w:w="2137" w:type="dxa"/>
          </w:tcPr>
          <w:p w:rsidR="002F011F" w:rsidRDefault="002F011F" w:rsidP="00B23596">
            <w:pPr>
              <w:ind w:firstLine="420"/>
            </w:pPr>
            <w:r w:rsidRPr="002F011F">
              <w:t>Txtidcode</w:t>
            </w:r>
          </w:p>
        </w:tc>
        <w:tc>
          <w:tcPr>
            <w:tcW w:w="2129" w:type="dxa"/>
          </w:tcPr>
          <w:p w:rsidR="002F011F" w:rsidRDefault="002F011F" w:rsidP="00B23596">
            <w:pPr>
              <w:ind w:firstLine="420"/>
            </w:pPr>
          </w:p>
        </w:tc>
        <w:tc>
          <w:tcPr>
            <w:tcW w:w="2129" w:type="dxa"/>
          </w:tcPr>
          <w:p w:rsidR="002F011F" w:rsidRDefault="002F011F" w:rsidP="00B23596">
            <w:pPr>
              <w:ind w:firstLine="420"/>
            </w:pPr>
          </w:p>
        </w:tc>
      </w:tr>
    </w:tbl>
    <w:p w:rsidR="002F011F" w:rsidRPr="007D6A36" w:rsidRDefault="00364A3E" w:rsidP="007D6A36">
      <w:pPr>
        <w:pStyle w:val="2"/>
      </w:pPr>
      <w:bookmarkStart w:id="14" w:name="_Toc501961650"/>
      <w:r>
        <w:rPr>
          <w:rFonts w:hint="eastAsia"/>
        </w:rPr>
        <w:t>3.3</w:t>
      </w:r>
      <w:r w:rsidR="002F011F" w:rsidRPr="007D6A36">
        <w:rPr>
          <w:rFonts w:hint="eastAsia"/>
        </w:rPr>
        <w:t>对应的数据表</w:t>
      </w:r>
      <w:bookmarkEnd w:id="14"/>
    </w:p>
    <w:p w:rsidR="002F011F" w:rsidRPr="002F011F" w:rsidRDefault="002F011F" w:rsidP="00B23596">
      <w:pPr>
        <w:ind w:firstLine="420"/>
      </w:pPr>
      <w:r>
        <w:rPr>
          <w:rFonts w:hint="eastAsia"/>
        </w:rPr>
        <w:t>对应</w:t>
      </w:r>
      <w:r>
        <w:rPr>
          <w:rFonts w:hint="eastAsia"/>
        </w:rPr>
        <w:t>EMCUSERINFO</w:t>
      </w:r>
      <w:r>
        <w:rPr>
          <w:rFonts w:hint="eastAsia"/>
        </w:rPr>
        <w:t>数据表。</w:t>
      </w:r>
    </w:p>
    <w:tbl>
      <w:tblPr>
        <w:tblStyle w:val="a5"/>
        <w:tblW w:w="0" w:type="auto"/>
        <w:jc w:val="center"/>
        <w:tblLayout w:type="fixed"/>
        <w:tblLook w:val="04A0" w:firstRow="1" w:lastRow="0" w:firstColumn="1" w:lastColumn="0" w:noHBand="0" w:noVBand="1"/>
      </w:tblPr>
      <w:tblGrid>
        <w:gridCol w:w="1526"/>
        <w:gridCol w:w="1559"/>
        <w:gridCol w:w="1559"/>
        <w:gridCol w:w="851"/>
        <w:gridCol w:w="992"/>
        <w:gridCol w:w="2035"/>
      </w:tblGrid>
      <w:tr w:rsidR="002F011F" w:rsidTr="00183C37">
        <w:trPr>
          <w:jc w:val="center"/>
        </w:trPr>
        <w:tc>
          <w:tcPr>
            <w:tcW w:w="1526" w:type="dxa"/>
            <w:vAlign w:val="center"/>
          </w:tcPr>
          <w:p w:rsidR="002F011F" w:rsidRDefault="002F011F" w:rsidP="00821D6E">
            <w:pPr>
              <w:ind w:firstLineChars="100" w:firstLine="210"/>
            </w:pPr>
            <w:r>
              <w:rPr>
                <w:rFonts w:hint="eastAsia"/>
              </w:rPr>
              <w:t>名称</w:t>
            </w:r>
          </w:p>
        </w:tc>
        <w:tc>
          <w:tcPr>
            <w:tcW w:w="1559" w:type="dxa"/>
            <w:vAlign w:val="center"/>
          </w:tcPr>
          <w:p w:rsidR="002F011F" w:rsidRDefault="002F011F" w:rsidP="00821D6E">
            <w:pPr>
              <w:ind w:firstLine="420"/>
            </w:pPr>
            <w:r>
              <w:rPr>
                <w:rFonts w:hint="eastAsia"/>
              </w:rPr>
              <w:t>变量名</w:t>
            </w:r>
          </w:p>
        </w:tc>
        <w:tc>
          <w:tcPr>
            <w:tcW w:w="1559" w:type="dxa"/>
            <w:vAlign w:val="center"/>
          </w:tcPr>
          <w:p w:rsidR="002F011F" w:rsidRDefault="002F011F" w:rsidP="00821D6E">
            <w:pPr>
              <w:ind w:firstLineChars="100" w:firstLine="210"/>
            </w:pPr>
            <w:r>
              <w:rPr>
                <w:rFonts w:hint="eastAsia"/>
              </w:rPr>
              <w:t>类型</w:t>
            </w:r>
          </w:p>
        </w:tc>
        <w:tc>
          <w:tcPr>
            <w:tcW w:w="851" w:type="dxa"/>
            <w:vAlign w:val="center"/>
          </w:tcPr>
          <w:p w:rsidR="002F011F" w:rsidRDefault="002F011F" w:rsidP="00183C37">
            <w:pPr>
              <w:jc w:val="center"/>
            </w:pPr>
            <w:r>
              <w:rPr>
                <w:rFonts w:hint="eastAsia"/>
              </w:rPr>
              <w:t>为空</w:t>
            </w:r>
          </w:p>
        </w:tc>
        <w:tc>
          <w:tcPr>
            <w:tcW w:w="992" w:type="dxa"/>
            <w:vAlign w:val="center"/>
          </w:tcPr>
          <w:p w:rsidR="002F011F" w:rsidRDefault="002F011F" w:rsidP="00183C37">
            <w:pPr>
              <w:jc w:val="center"/>
            </w:pPr>
            <w:r>
              <w:rPr>
                <w:rFonts w:hint="eastAsia"/>
              </w:rPr>
              <w:t>关键字</w:t>
            </w:r>
          </w:p>
        </w:tc>
        <w:tc>
          <w:tcPr>
            <w:tcW w:w="2035" w:type="dxa"/>
            <w:vAlign w:val="center"/>
          </w:tcPr>
          <w:p w:rsidR="002F011F" w:rsidRDefault="002F011F" w:rsidP="00183C37">
            <w:pPr>
              <w:ind w:firstLine="420"/>
              <w:jc w:val="center"/>
            </w:pPr>
            <w:r>
              <w:rPr>
                <w:rFonts w:hint="eastAsia"/>
              </w:rPr>
              <w:t>说明</w:t>
            </w:r>
          </w:p>
        </w:tc>
      </w:tr>
      <w:tr w:rsidR="002F011F" w:rsidTr="00183C37">
        <w:trPr>
          <w:jc w:val="center"/>
        </w:trPr>
        <w:tc>
          <w:tcPr>
            <w:tcW w:w="1526" w:type="dxa"/>
            <w:vAlign w:val="center"/>
          </w:tcPr>
          <w:p w:rsidR="002F011F" w:rsidRDefault="002F011F" w:rsidP="007A7C83">
            <w:r>
              <w:rPr>
                <w:rFonts w:hint="eastAsia"/>
              </w:rPr>
              <w:t>用户名</w:t>
            </w:r>
          </w:p>
        </w:tc>
        <w:tc>
          <w:tcPr>
            <w:tcW w:w="1559" w:type="dxa"/>
            <w:vAlign w:val="center"/>
          </w:tcPr>
          <w:p w:rsidR="002F011F" w:rsidRDefault="002F011F" w:rsidP="007A7C83">
            <w:r>
              <w:rPr>
                <w:rFonts w:hint="eastAsia"/>
              </w:rPr>
              <w:t>USERID</w:t>
            </w:r>
          </w:p>
        </w:tc>
        <w:tc>
          <w:tcPr>
            <w:tcW w:w="1559" w:type="dxa"/>
            <w:vAlign w:val="center"/>
          </w:tcPr>
          <w:p w:rsidR="002F011F" w:rsidRDefault="002F011F" w:rsidP="007A7C83">
            <w:r>
              <w:rPr>
                <w:rFonts w:hint="eastAsia"/>
              </w:rPr>
              <w:t>CHAR(24)</w:t>
            </w:r>
          </w:p>
        </w:tc>
        <w:tc>
          <w:tcPr>
            <w:tcW w:w="851" w:type="dxa"/>
            <w:vAlign w:val="center"/>
          </w:tcPr>
          <w:p w:rsidR="002F011F" w:rsidRDefault="002F011F" w:rsidP="00183C37">
            <w:pPr>
              <w:ind w:firstLine="420"/>
              <w:jc w:val="center"/>
            </w:pPr>
            <w:r>
              <w:t>N</w:t>
            </w:r>
          </w:p>
        </w:tc>
        <w:tc>
          <w:tcPr>
            <w:tcW w:w="992" w:type="dxa"/>
            <w:vAlign w:val="center"/>
          </w:tcPr>
          <w:p w:rsidR="002F011F" w:rsidRDefault="002F011F" w:rsidP="00183C37">
            <w:pPr>
              <w:ind w:firstLine="420"/>
              <w:jc w:val="center"/>
            </w:pPr>
            <w:r>
              <w:rPr>
                <w:rFonts w:hint="eastAsia"/>
              </w:rPr>
              <w:t>Y</w:t>
            </w: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用户角色</w:t>
            </w:r>
          </w:p>
        </w:tc>
        <w:tc>
          <w:tcPr>
            <w:tcW w:w="1559" w:type="dxa"/>
            <w:vAlign w:val="center"/>
          </w:tcPr>
          <w:p w:rsidR="002F011F" w:rsidRDefault="002F011F" w:rsidP="007A7C83">
            <w:r>
              <w:rPr>
                <w:rFonts w:hint="eastAsia"/>
              </w:rPr>
              <w:t>USERROLE</w:t>
            </w:r>
          </w:p>
        </w:tc>
        <w:tc>
          <w:tcPr>
            <w:tcW w:w="1559" w:type="dxa"/>
            <w:vAlign w:val="center"/>
          </w:tcPr>
          <w:p w:rsidR="002F011F" w:rsidRDefault="002F011F" w:rsidP="007A7C83">
            <w:r>
              <w:rPr>
                <w:rFonts w:hint="eastAsia"/>
              </w:rPr>
              <w:t>CHAR(12)</w:t>
            </w:r>
          </w:p>
        </w:tc>
        <w:tc>
          <w:tcPr>
            <w:tcW w:w="851" w:type="dxa"/>
            <w:vAlign w:val="center"/>
          </w:tcPr>
          <w:p w:rsidR="002F011F" w:rsidRDefault="002F011F" w:rsidP="00183C37">
            <w:pPr>
              <w:ind w:firstLine="420"/>
              <w:jc w:val="center"/>
            </w:pPr>
            <w:r>
              <w:rPr>
                <w:rFonts w:hint="eastAsia"/>
              </w:rPr>
              <w:t>N</w:t>
            </w: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台站类型</w:t>
            </w:r>
          </w:p>
        </w:tc>
        <w:tc>
          <w:tcPr>
            <w:tcW w:w="1559" w:type="dxa"/>
            <w:vAlign w:val="center"/>
          </w:tcPr>
          <w:p w:rsidR="002F011F" w:rsidRDefault="002F011F" w:rsidP="007A7C83">
            <w:r>
              <w:rPr>
                <w:rFonts w:hint="eastAsia"/>
              </w:rPr>
              <w:t>StationType</w:t>
            </w:r>
          </w:p>
        </w:tc>
        <w:tc>
          <w:tcPr>
            <w:tcW w:w="1559" w:type="dxa"/>
            <w:vAlign w:val="center"/>
          </w:tcPr>
          <w:p w:rsidR="002F011F" w:rsidRDefault="002F011F" w:rsidP="007A7C83">
            <w:r>
              <w:t>C</w:t>
            </w:r>
            <w:r>
              <w:rPr>
                <w:rFonts w:hint="eastAsia"/>
              </w:rPr>
              <w:t>har(12)</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用户口令</w:t>
            </w:r>
          </w:p>
        </w:tc>
        <w:tc>
          <w:tcPr>
            <w:tcW w:w="1559" w:type="dxa"/>
            <w:vAlign w:val="center"/>
          </w:tcPr>
          <w:p w:rsidR="002F011F" w:rsidRDefault="002F011F" w:rsidP="00821D6E">
            <w:r>
              <w:rPr>
                <w:rFonts w:hint="eastAsia"/>
              </w:rPr>
              <w:t>UserPassword</w:t>
            </w:r>
          </w:p>
        </w:tc>
        <w:tc>
          <w:tcPr>
            <w:tcW w:w="1559" w:type="dxa"/>
            <w:vAlign w:val="center"/>
          </w:tcPr>
          <w:p w:rsidR="002F011F" w:rsidRDefault="002F011F" w:rsidP="007A7C83">
            <w:r>
              <w:t>C</w:t>
            </w:r>
            <w:r>
              <w:rPr>
                <w:rFonts w:hint="eastAsia"/>
              </w:rPr>
              <w:t>har(24)</w:t>
            </w:r>
          </w:p>
        </w:tc>
        <w:tc>
          <w:tcPr>
            <w:tcW w:w="851" w:type="dxa"/>
            <w:vAlign w:val="center"/>
          </w:tcPr>
          <w:p w:rsidR="002F011F" w:rsidRDefault="002F011F" w:rsidP="00183C37">
            <w:pPr>
              <w:ind w:firstLine="420"/>
              <w:jc w:val="center"/>
            </w:pPr>
            <w:r>
              <w:rPr>
                <w:rFonts w:hint="eastAsia"/>
              </w:rPr>
              <w:t>N</w:t>
            </w: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用户真实姓名</w:t>
            </w:r>
          </w:p>
        </w:tc>
        <w:tc>
          <w:tcPr>
            <w:tcW w:w="1559" w:type="dxa"/>
            <w:vAlign w:val="center"/>
          </w:tcPr>
          <w:p w:rsidR="002F011F" w:rsidRDefault="002F011F" w:rsidP="007A7C83">
            <w:r>
              <w:rPr>
                <w:rFonts w:hint="eastAsia"/>
              </w:rPr>
              <w:t>UserName</w:t>
            </w:r>
          </w:p>
        </w:tc>
        <w:tc>
          <w:tcPr>
            <w:tcW w:w="1559" w:type="dxa"/>
            <w:vAlign w:val="center"/>
          </w:tcPr>
          <w:p w:rsidR="002F011F" w:rsidRDefault="002F011F" w:rsidP="007A7C83">
            <w:r>
              <w:t>C</w:t>
            </w:r>
            <w:r>
              <w:rPr>
                <w:rFonts w:hint="eastAsia"/>
              </w:rPr>
              <w:t>har(12)</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单位名称</w:t>
            </w:r>
          </w:p>
        </w:tc>
        <w:tc>
          <w:tcPr>
            <w:tcW w:w="1559" w:type="dxa"/>
            <w:vAlign w:val="center"/>
          </w:tcPr>
          <w:p w:rsidR="002F011F" w:rsidRDefault="002F011F" w:rsidP="007A7C83">
            <w:r>
              <w:rPr>
                <w:rFonts w:hint="eastAsia"/>
              </w:rPr>
              <w:t>unitName</w:t>
            </w:r>
          </w:p>
        </w:tc>
        <w:tc>
          <w:tcPr>
            <w:tcW w:w="1559" w:type="dxa"/>
            <w:vAlign w:val="center"/>
          </w:tcPr>
          <w:p w:rsidR="002F011F" w:rsidRDefault="002F011F" w:rsidP="007A7C83">
            <w:r>
              <w:t>C</w:t>
            </w:r>
            <w:r>
              <w:rPr>
                <w:rFonts w:hint="eastAsia"/>
              </w:rPr>
              <w:t>har(48)</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电话号码</w:t>
            </w:r>
          </w:p>
        </w:tc>
        <w:tc>
          <w:tcPr>
            <w:tcW w:w="1559" w:type="dxa"/>
            <w:vAlign w:val="center"/>
          </w:tcPr>
          <w:p w:rsidR="002F011F" w:rsidRDefault="002F011F" w:rsidP="007A7C83">
            <w:r>
              <w:rPr>
                <w:rFonts w:hint="eastAsia"/>
              </w:rPr>
              <w:t>PhoneNo</w:t>
            </w:r>
          </w:p>
        </w:tc>
        <w:tc>
          <w:tcPr>
            <w:tcW w:w="1559" w:type="dxa"/>
            <w:vAlign w:val="center"/>
          </w:tcPr>
          <w:p w:rsidR="002F011F" w:rsidRDefault="002F011F" w:rsidP="007A7C83">
            <w:r>
              <w:t>C</w:t>
            </w:r>
            <w:r>
              <w:rPr>
                <w:rFonts w:hint="eastAsia"/>
              </w:rPr>
              <w:t>har(12)</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单位类型</w:t>
            </w:r>
          </w:p>
        </w:tc>
        <w:tc>
          <w:tcPr>
            <w:tcW w:w="1559" w:type="dxa"/>
            <w:vAlign w:val="center"/>
          </w:tcPr>
          <w:p w:rsidR="002F011F" w:rsidRDefault="002F011F" w:rsidP="007A7C83">
            <w:r>
              <w:rPr>
                <w:rFonts w:hint="eastAsia"/>
              </w:rPr>
              <w:t>UNITType</w:t>
            </w:r>
          </w:p>
        </w:tc>
        <w:tc>
          <w:tcPr>
            <w:tcW w:w="1559" w:type="dxa"/>
            <w:vAlign w:val="center"/>
          </w:tcPr>
          <w:p w:rsidR="002F011F" w:rsidRDefault="002F011F" w:rsidP="007A7C83">
            <w:r>
              <w:t>C</w:t>
            </w:r>
            <w:r>
              <w:rPr>
                <w:rFonts w:hint="eastAsia"/>
              </w:rPr>
              <w:t>har(12)</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说明</w:t>
            </w:r>
          </w:p>
        </w:tc>
        <w:tc>
          <w:tcPr>
            <w:tcW w:w="1559" w:type="dxa"/>
            <w:vAlign w:val="center"/>
          </w:tcPr>
          <w:p w:rsidR="002F011F" w:rsidRDefault="002F011F" w:rsidP="007A7C83">
            <w:r>
              <w:t>C</w:t>
            </w:r>
            <w:r>
              <w:rPr>
                <w:rFonts w:hint="eastAsia"/>
              </w:rPr>
              <w:t>omments</w:t>
            </w:r>
          </w:p>
        </w:tc>
        <w:tc>
          <w:tcPr>
            <w:tcW w:w="1559" w:type="dxa"/>
            <w:vAlign w:val="center"/>
          </w:tcPr>
          <w:p w:rsidR="002F011F" w:rsidRDefault="002F011F" w:rsidP="007A7C83">
            <w:r>
              <w:t>V</w:t>
            </w:r>
            <w:r>
              <w:rPr>
                <w:rFonts w:hint="eastAsia"/>
              </w:rPr>
              <w:t>archar2(255)</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r w:rsidR="002F011F" w:rsidTr="00183C37">
        <w:trPr>
          <w:jc w:val="center"/>
        </w:trPr>
        <w:tc>
          <w:tcPr>
            <w:tcW w:w="1526" w:type="dxa"/>
            <w:vAlign w:val="center"/>
          </w:tcPr>
          <w:p w:rsidR="002F011F" w:rsidRDefault="002F011F" w:rsidP="007A7C83">
            <w:r>
              <w:rPr>
                <w:rFonts w:hint="eastAsia"/>
              </w:rPr>
              <w:t>审核</w:t>
            </w:r>
          </w:p>
        </w:tc>
        <w:tc>
          <w:tcPr>
            <w:tcW w:w="1559" w:type="dxa"/>
            <w:vAlign w:val="center"/>
          </w:tcPr>
          <w:p w:rsidR="002F011F" w:rsidRDefault="002F011F" w:rsidP="007A7C83">
            <w:r>
              <w:rPr>
                <w:rFonts w:hint="eastAsia"/>
              </w:rPr>
              <w:t>CONFIRM</w:t>
            </w:r>
          </w:p>
        </w:tc>
        <w:tc>
          <w:tcPr>
            <w:tcW w:w="1559" w:type="dxa"/>
            <w:vAlign w:val="center"/>
          </w:tcPr>
          <w:p w:rsidR="002F011F" w:rsidRDefault="002F011F" w:rsidP="007A7C83">
            <w:r>
              <w:rPr>
                <w:rFonts w:hint="eastAsia"/>
              </w:rPr>
              <w:t>NUMBER(1)</w:t>
            </w:r>
          </w:p>
        </w:tc>
        <w:tc>
          <w:tcPr>
            <w:tcW w:w="851" w:type="dxa"/>
            <w:vAlign w:val="center"/>
          </w:tcPr>
          <w:p w:rsidR="002F011F" w:rsidRDefault="002F011F" w:rsidP="00183C37">
            <w:pPr>
              <w:ind w:firstLine="420"/>
              <w:jc w:val="center"/>
            </w:pPr>
          </w:p>
        </w:tc>
        <w:tc>
          <w:tcPr>
            <w:tcW w:w="992" w:type="dxa"/>
            <w:vAlign w:val="center"/>
          </w:tcPr>
          <w:p w:rsidR="002F011F" w:rsidRDefault="002F011F" w:rsidP="00183C37">
            <w:pPr>
              <w:ind w:firstLine="420"/>
              <w:jc w:val="center"/>
            </w:pPr>
          </w:p>
        </w:tc>
        <w:tc>
          <w:tcPr>
            <w:tcW w:w="2035" w:type="dxa"/>
            <w:vAlign w:val="center"/>
          </w:tcPr>
          <w:p w:rsidR="002F011F" w:rsidRDefault="002F011F" w:rsidP="00183C37">
            <w:pPr>
              <w:ind w:firstLine="420"/>
              <w:jc w:val="center"/>
            </w:pPr>
          </w:p>
        </w:tc>
      </w:tr>
    </w:tbl>
    <w:p w:rsidR="002F011F" w:rsidRDefault="002F011F" w:rsidP="00B23596">
      <w:pPr>
        <w:ind w:firstLine="420"/>
      </w:pPr>
    </w:p>
    <w:p w:rsidR="002F011F" w:rsidRPr="007D6A36" w:rsidRDefault="00364A3E" w:rsidP="007D6A36">
      <w:pPr>
        <w:pStyle w:val="2"/>
      </w:pPr>
      <w:bookmarkStart w:id="15" w:name="_Toc501961651"/>
      <w:r>
        <w:rPr>
          <w:rFonts w:hint="eastAsia"/>
        </w:rPr>
        <w:t>3.4</w:t>
      </w:r>
      <w:r w:rsidR="002F011F" w:rsidRPr="007D6A36">
        <w:rPr>
          <w:rFonts w:hint="eastAsia"/>
        </w:rPr>
        <w:t>页面汇总说明</w:t>
      </w:r>
      <w:bookmarkEnd w:id="15"/>
    </w:p>
    <w:tbl>
      <w:tblPr>
        <w:tblStyle w:val="a5"/>
        <w:tblW w:w="0" w:type="auto"/>
        <w:tblLook w:val="04A0" w:firstRow="1" w:lastRow="0" w:firstColumn="1" w:lastColumn="0" w:noHBand="0" w:noVBand="1"/>
      </w:tblPr>
      <w:tblGrid>
        <w:gridCol w:w="2840"/>
        <w:gridCol w:w="2841"/>
        <w:gridCol w:w="2841"/>
      </w:tblGrid>
      <w:tr w:rsidR="002F011F" w:rsidTr="00413AD0">
        <w:tc>
          <w:tcPr>
            <w:tcW w:w="2840" w:type="dxa"/>
          </w:tcPr>
          <w:p w:rsidR="002F011F" w:rsidRDefault="002F011F" w:rsidP="00B23596">
            <w:pPr>
              <w:ind w:firstLine="420"/>
            </w:pPr>
            <w:r>
              <w:rPr>
                <w:rFonts w:hint="eastAsia"/>
              </w:rPr>
              <w:t>名称</w:t>
            </w:r>
          </w:p>
        </w:tc>
        <w:tc>
          <w:tcPr>
            <w:tcW w:w="2841" w:type="dxa"/>
          </w:tcPr>
          <w:p w:rsidR="002F011F" w:rsidRDefault="002F011F" w:rsidP="00B23596">
            <w:pPr>
              <w:ind w:firstLine="420"/>
            </w:pPr>
            <w:r>
              <w:rPr>
                <w:rFonts w:hint="eastAsia"/>
              </w:rPr>
              <w:t>功能</w:t>
            </w:r>
          </w:p>
        </w:tc>
        <w:tc>
          <w:tcPr>
            <w:tcW w:w="2841" w:type="dxa"/>
          </w:tcPr>
          <w:p w:rsidR="002F011F" w:rsidRDefault="002F011F" w:rsidP="00B23596">
            <w:pPr>
              <w:ind w:firstLine="420"/>
            </w:pPr>
            <w:r>
              <w:rPr>
                <w:rFonts w:hint="eastAsia"/>
              </w:rPr>
              <w:t>说明</w:t>
            </w:r>
          </w:p>
        </w:tc>
      </w:tr>
      <w:tr w:rsidR="002F011F" w:rsidTr="00413AD0">
        <w:tc>
          <w:tcPr>
            <w:tcW w:w="2840" w:type="dxa"/>
          </w:tcPr>
          <w:p w:rsidR="002F011F" w:rsidRDefault="002F011F" w:rsidP="00B23596">
            <w:pPr>
              <w:ind w:firstLine="420"/>
            </w:pPr>
            <w:r>
              <w:rPr>
                <w:rFonts w:hint="eastAsia"/>
              </w:rPr>
              <w:t>index.jsp</w:t>
            </w:r>
          </w:p>
        </w:tc>
        <w:tc>
          <w:tcPr>
            <w:tcW w:w="2841" w:type="dxa"/>
          </w:tcPr>
          <w:p w:rsidR="002F011F" w:rsidRDefault="002F011F" w:rsidP="00821D6E">
            <w:r>
              <w:rPr>
                <w:rFonts w:hint="eastAsia"/>
              </w:rPr>
              <w:t>显示表格，供用户输入</w:t>
            </w:r>
          </w:p>
        </w:tc>
        <w:tc>
          <w:tcPr>
            <w:tcW w:w="2841" w:type="dxa"/>
          </w:tcPr>
          <w:p w:rsidR="002F011F" w:rsidRDefault="002F011F" w:rsidP="00B23596">
            <w:pPr>
              <w:ind w:firstLine="420"/>
            </w:pPr>
          </w:p>
        </w:tc>
      </w:tr>
      <w:tr w:rsidR="002F011F" w:rsidTr="00413AD0">
        <w:tc>
          <w:tcPr>
            <w:tcW w:w="2840" w:type="dxa"/>
          </w:tcPr>
          <w:p w:rsidR="002F011F" w:rsidRDefault="002F011F" w:rsidP="00B23596">
            <w:pPr>
              <w:ind w:firstLine="420"/>
            </w:pPr>
            <w:r>
              <w:rPr>
                <w:rFonts w:hint="eastAsia"/>
              </w:rPr>
              <w:t>index.jsp</w:t>
            </w:r>
            <w:r>
              <w:rPr>
                <w:rFonts w:hint="eastAsia"/>
              </w:rPr>
              <w:t>：</w:t>
            </w:r>
            <w:r>
              <w:rPr>
                <w:rFonts w:ascii="Consolas" w:hAnsi="Consolas" w:cs="Consolas"/>
                <w:color w:val="000000"/>
                <w:kern w:val="0"/>
                <w:sz w:val="20"/>
                <w:szCs w:val="20"/>
                <w:highlight w:val="lightGray"/>
                <w:u w:val="single"/>
              </w:rPr>
              <w:t>register</w:t>
            </w:r>
            <w:r>
              <w:rPr>
                <w:rFonts w:hint="eastAsia"/>
              </w:rPr>
              <w:t xml:space="preserve"> ()</w:t>
            </w:r>
          </w:p>
        </w:tc>
        <w:tc>
          <w:tcPr>
            <w:tcW w:w="2841" w:type="dxa"/>
          </w:tcPr>
          <w:p w:rsidR="002F011F" w:rsidRPr="00002CF2" w:rsidRDefault="000F5A0A" w:rsidP="00821D6E">
            <w:r>
              <w:rPr>
                <w:rFonts w:hint="eastAsia"/>
              </w:rPr>
              <w:t>使用</w:t>
            </w:r>
            <w:r>
              <w:rPr>
                <w:rFonts w:hint="eastAsia"/>
              </w:rPr>
              <w:t>ajax</w:t>
            </w:r>
            <w:r>
              <w:rPr>
                <w:rFonts w:hint="eastAsia"/>
              </w:rPr>
              <w:t>技术发送</w:t>
            </w:r>
            <w:r w:rsidR="002F011F">
              <w:rPr>
                <w:rFonts w:hint="eastAsia"/>
              </w:rPr>
              <w:t>输入</w:t>
            </w:r>
            <w:r>
              <w:rPr>
                <w:rFonts w:hint="eastAsia"/>
              </w:rPr>
              <w:t>的</w:t>
            </w:r>
            <w:r w:rsidR="002F011F">
              <w:rPr>
                <w:rFonts w:hint="eastAsia"/>
              </w:rPr>
              <w:t>数据</w:t>
            </w:r>
            <w:r>
              <w:rPr>
                <w:rFonts w:hint="eastAsia"/>
              </w:rPr>
              <w:t>到</w:t>
            </w:r>
            <w:r w:rsidR="002F011F" w:rsidRPr="002F011F">
              <w:t>LoginProcess.jsp</w:t>
            </w:r>
            <w:r>
              <w:t>，</w:t>
            </w:r>
            <w:r>
              <w:rPr>
                <w:rFonts w:hint="eastAsia"/>
              </w:rPr>
              <w:t>并从</w:t>
            </w:r>
            <w:r w:rsidRPr="002F011F">
              <w:t>LoginProcess.jsp</w:t>
            </w:r>
            <w:r>
              <w:rPr>
                <w:rFonts w:hint="eastAsia"/>
              </w:rPr>
              <w:t>接收数据，跟据接收的数据判断是否允许进入系统。</w:t>
            </w:r>
          </w:p>
        </w:tc>
        <w:tc>
          <w:tcPr>
            <w:tcW w:w="2841" w:type="dxa"/>
          </w:tcPr>
          <w:p w:rsidR="002F011F" w:rsidRDefault="002F011F" w:rsidP="00B23596">
            <w:pPr>
              <w:ind w:firstLine="420"/>
            </w:pPr>
          </w:p>
        </w:tc>
      </w:tr>
      <w:tr w:rsidR="002F011F" w:rsidTr="00413AD0">
        <w:tc>
          <w:tcPr>
            <w:tcW w:w="2840" w:type="dxa"/>
          </w:tcPr>
          <w:p w:rsidR="002F011F" w:rsidRDefault="002F011F" w:rsidP="00B23596">
            <w:pPr>
              <w:ind w:firstLine="420"/>
            </w:pPr>
            <w:r>
              <w:rPr>
                <w:rFonts w:hint="eastAsia"/>
              </w:rPr>
              <w:t>UserRegistryProcess.jsp</w:t>
            </w:r>
          </w:p>
        </w:tc>
        <w:tc>
          <w:tcPr>
            <w:tcW w:w="2841" w:type="dxa"/>
          </w:tcPr>
          <w:p w:rsidR="002F011F" w:rsidRDefault="000F5A0A" w:rsidP="00821D6E">
            <w:r>
              <w:rPr>
                <w:rFonts w:hint="eastAsia"/>
              </w:rPr>
              <w:t>搜索数据库，返回用户状态</w:t>
            </w:r>
          </w:p>
        </w:tc>
        <w:tc>
          <w:tcPr>
            <w:tcW w:w="2841" w:type="dxa"/>
          </w:tcPr>
          <w:p w:rsidR="002F011F" w:rsidRDefault="002F011F" w:rsidP="00B23596">
            <w:pPr>
              <w:ind w:firstLine="420"/>
            </w:pPr>
          </w:p>
        </w:tc>
      </w:tr>
      <w:tr w:rsidR="000F5A0A" w:rsidTr="00413AD0">
        <w:tc>
          <w:tcPr>
            <w:tcW w:w="2840" w:type="dxa"/>
          </w:tcPr>
          <w:p w:rsidR="000F5A0A" w:rsidRDefault="000F5A0A" w:rsidP="00B23596">
            <w:pPr>
              <w:ind w:firstLine="420"/>
              <w:jc w:val="left"/>
            </w:pPr>
            <w:r>
              <w:rPr>
                <w:rFonts w:hint="eastAsia"/>
              </w:rPr>
              <w:t>Login.jsp</w:t>
            </w:r>
          </w:p>
        </w:tc>
        <w:tc>
          <w:tcPr>
            <w:tcW w:w="2841" w:type="dxa"/>
          </w:tcPr>
          <w:p w:rsidR="000F5A0A" w:rsidRDefault="000F5A0A" w:rsidP="00821D6E">
            <w:r>
              <w:rPr>
                <w:rFonts w:hint="eastAsia"/>
              </w:rPr>
              <w:t>判断用户类型，进入响应的用户页面。</w:t>
            </w:r>
          </w:p>
        </w:tc>
        <w:tc>
          <w:tcPr>
            <w:tcW w:w="2841" w:type="dxa"/>
          </w:tcPr>
          <w:p w:rsidR="000F5A0A" w:rsidRDefault="000F5A0A" w:rsidP="00B23596">
            <w:pPr>
              <w:ind w:firstLine="420"/>
            </w:pPr>
          </w:p>
        </w:tc>
      </w:tr>
    </w:tbl>
    <w:p w:rsidR="002F011F" w:rsidRDefault="002F011F" w:rsidP="00B23596">
      <w:pPr>
        <w:ind w:firstLine="420"/>
      </w:pPr>
    </w:p>
    <w:p w:rsidR="002F011F" w:rsidRPr="002F011F" w:rsidRDefault="002F011F" w:rsidP="00B23596">
      <w:pPr>
        <w:ind w:firstLine="420"/>
      </w:pPr>
    </w:p>
    <w:p w:rsidR="008D292A" w:rsidRPr="007D6A36" w:rsidRDefault="000F5A0A" w:rsidP="00364A3E">
      <w:pPr>
        <w:pStyle w:val="1"/>
      </w:pPr>
      <w:bookmarkStart w:id="16" w:name="_Toc501961652"/>
      <w:r w:rsidRPr="007D6A36">
        <w:rPr>
          <w:noProof/>
        </w:rPr>
        <w:lastRenderedPageBreak/>
        <mc:AlternateContent>
          <mc:Choice Requires="wps">
            <w:drawing>
              <wp:anchor distT="0" distB="0" distL="114300" distR="114300" simplePos="0" relativeHeight="251715584" behindDoc="0" locked="0" layoutInCell="1" allowOverlap="1" wp14:anchorId="5B078F4C" wp14:editId="4C11383E">
                <wp:simplePos x="0" y="0"/>
                <wp:positionH relativeFrom="column">
                  <wp:posOffset>0</wp:posOffset>
                </wp:positionH>
                <wp:positionV relativeFrom="paragraph">
                  <wp:posOffset>4247515</wp:posOffset>
                </wp:positionV>
                <wp:extent cx="4935220" cy="635"/>
                <wp:effectExtent l="0" t="0" r="0" b="0"/>
                <wp:wrapNone/>
                <wp:docPr id="305" name="文本框 305"/>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a:effectLst/>
                      </wps:spPr>
                      <wps:txbx>
                        <w:txbxContent>
                          <w:p w:rsidR="00C8374F" w:rsidRDefault="00C8374F" w:rsidP="00B23596">
                            <w:pPr>
                              <w:pStyle w:val="ac"/>
                              <w:ind w:firstLine="400"/>
                              <w:rPr>
                                <w:noProof/>
                              </w:rPr>
                            </w:pPr>
                            <w:bookmarkStart w:id="17" w:name="_Ref5013760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2991">
                              <w:rPr>
                                <w:noProof/>
                              </w:rPr>
                              <w:t>2</w:t>
                            </w:r>
                            <w:r>
                              <w:fldChar w:fldCharType="end"/>
                            </w:r>
                            <w:bookmarkEnd w:id="17"/>
                            <w:r>
                              <w:rPr>
                                <w:rFonts w:hint="eastAsia"/>
                              </w:rPr>
                              <w:t xml:space="preserve"> </w:t>
                            </w:r>
                            <w:r>
                              <w:rPr>
                                <w:rFonts w:hint="eastAsia"/>
                              </w:rPr>
                              <w:t>用户页面布局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05" o:spid="_x0000_s1026" type="#_x0000_t202" style="position:absolute;left:0;text-align:left;margin-left:0;margin-top:334.45pt;width:388.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" stroked="f">
                <v:textbox style="mso-fit-shape-to-text:t" inset="0,0,0,0">
                  <w:txbxContent>
                    <w:p w:rsidR="00C8374F" w:rsidRDefault="00C8374F" w:rsidP="00B23596">
                      <w:pPr>
                        <w:pStyle w:val="ac"/>
                        <w:ind w:firstLine="400"/>
                        <w:rPr>
                          <w:noProof/>
                        </w:rPr>
                      </w:pPr>
                      <w:bookmarkStart w:id="18" w:name="_Ref5013760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2991">
                        <w:rPr>
                          <w:noProof/>
                        </w:rPr>
                        <w:t>2</w:t>
                      </w:r>
                      <w:r>
                        <w:fldChar w:fldCharType="end"/>
                      </w:r>
                      <w:bookmarkEnd w:id="18"/>
                      <w:r>
                        <w:rPr>
                          <w:rFonts w:hint="eastAsia"/>
                        </w:rPr>
                        <w:t xml:space="preserve"> </w:t>
                      </w:r>
                      <w:r>
                        <w:rPr>
                          <w:rFonts w:hint="eastAsia"/>
                        </w:rPr>
                        <w:t>用户页面布局</w:t>
                      </w:r>
                    </w:p>
                  </w:txbxContent>
                </v:textbox>
              </v:shape>
            </w:pict>
          </mc:Fallback>
        </mc:AlternateContent>
      </w:r>
      <w:r w:rsidR="002626ED" w:rsidRPr="007D6A36">
        <w:rPr>
          <w:noProof/>
        </w:rPr>
        <w:drawing>
          <wp:anchor distT="0" distB="0" distL="114300" distR="114300" simplePos="0" relativeHeight="251712512" behindDoc="0" locked="0" layoutInCell="1" allowOverlap="1" wp14:anchorId="4BA77000" wp14:editId="718082CB">
            <wp:simplePos x="0" y="0"/>
            <wp:positionH relativeFrom="column">
              <wp:posOffset>0</wp:posOffset>
            </wp:positionH>
            <wp:positionV relativeFrom="paragraph">
              <wp:posOffset>1112520</wp:posOffset>
            </wp:positionV>
            <wp:extent cx="4935220" cy="3077845"/>
            <wp:effectExtent l="0" t="0" r="0" b="8255"/>
            <wp:wrapTopAndBottom/>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35220" cy="3077845"/>
                    </a:xfrm>
                    <a:prstGeom prst="rect">
                      <a:avLst/>
                    </a:prstGeom>
                  </pic:spPr>
                </pic:pic>
              </a:graphicData>
            </a:graphic>
            <wp14:sizeRelH relativeFrom="margin">
              <wp14:pctWidth>0</wp14:pctWidth>
            </wp14:sizeRelH>
            <wp14:sizeRelV relativeFrom="margin">
              <wp14:pctHeight>0</wp14:pctHeight>
            </wp14:sizeRelV>
          </wp:anchor>
        </w:drawing>
      </w:r>
      <w:r w:rsidR="00364A3E">
        <w:rPr>
          <w:rFonts w:hint="eastAsia"/>
        </w:rPr>
        <w:t>4.</w:t>
      </w:r>
      <w:r w:rsidR="00F742F1" w:rsidRPr="007D6A36">
        <w:rPr>
          <w:rFonts w:hint="eastAsia"/>
        </w:rPr>
        <w:t>应用系统页面布局</w:t>
      </w:r>
      <w:bookmarkEnd w:id="16"/>
    </w:p>
    <w:p w:rsidR="008D292A" w:rsidRPr="008D292A" w:rsidRDefault="000F5A0A" w:rsidP="00B23596">
      <w:pPr>
        <w:ind w:firstLine="420"/>
      </w:pPr>
      <w:r>
        <w:rPr>
          <w:rFonts w:hint="eastAsia"/>
        </w:rPr>
        <w:t>应用系统页面布局如</w:t>
      </w:r>
      <w:r>
        <w:fldChar w:fldCharType="begin"/>
      </w:r>
      <w:r>
        <w:instrText xml:space="preserve"> REF _Ref501376059 \h </w:instrText>
      </w:r>
      <w:r>
        <w:fldChar w:fldCharType="separate"/>
      </w:r>
      <w:r w:rsidR="000A2991">
        <w:rPr>
          <w:rFonts w:hint="eastAsia"/>
        </w:rPr>
        <w:t>图</w:t>
      </w:r>
      <w:r w:rsidR="000A2991">
        <w:rPr>
          <w:rFonts w:hint="eastAsia"/>
        </w:rPr>
        <w:t xml:space="preserve"> </w:t>
      </w:r>
      <w:r w:rsidR="000A2991">
        <w:rPr>
          <w:noProof/>
        </w:rPr>
        <w:t>2</w:t>
      </w:r>
      <w:r>
        <w:fldChar w:fldCharType="end"/>
      </w:r>
      <w:r>
        <w:rPr>
          <w:rFonts w:hint="eastAsia"/>
        </w:rPr>
        <w:t>所示。</w:t>
      </w:r>
    </w:p>
    <w:p w:rsidR="00C82118" w:rsidRPr="007D6A36" w:rsidRDefault="00364A3E" w:rsidP="00364A3E">
      <w:pPr>
        <w:pStyle w:val="1"/>
      </w:pPr>
      <w:bookmarkStart w:id="19" w:name="_Toc501961653"/>
      <w:r>
        <w:rPr>
          <w:rFonts w:hint="eastAsia"/>
        </w:rPr>
        <w:t>5.</w:t>
      </w:r>
      <w:r w:rsidR="00D80CB2" w:rsidRPr="007D6A36">
        <w:rPr>
          <w:rFonts w:hint="eastAsia"/>
        </w:rPr>
        <w:t>文件上传</w:t>
      </w:r>
      <w:r w:rsidR="001904EA" w:rsidRPr="007D6A36">
        <w:rPr>
          <w:rFonts w:hint="eastAsia"/>
        </w:rPr>
        <w:t>技术</w:t>
      </w:r>
      <w:bookmarkEnd w:id="19"/>
    </w:p>
    <w:p w:rsidR="001904EA" w:rsidRDefault="00D80CB2" w:rsidP="00321869">
      <w:pPr>
        <w:spacing w:line="360" w:lineRule="auto"/>
        <w:ind w:firstLineChars="200" w:firstLine="420"/>
      </w:pPr>
      <w:r>
        <w:rPr>
          <w:rFonts w:hint="eastAsia"/>
        </w:rPr>
        <w:t>文件上</w:t>
      </w:r>
      <w:proofErr w:type="gramStart"/>
      <w:r>
        <w:rPr>
          <w:rFonts w:hint="eastAsia"/>
        </w:rPr>
        <w:t>传包括</w:t>
      </w:r>
      <w:proofErr w:type="gramEnd"/>
      <w:r>
        <w:rPr>
          <w:rFonts w:hint="eastAsia"/>
        </w:rPr>
        <w:t>以下</w:t>
      </w:r>
      <w:r w:rsidR="001904EA">
        <w:rPr>
          <w:rFonts w:hint="eastAsia"/>
        </w:rPr>
        <w:t>模块：</w:t>
      </w:r>
    </w:p>
    <w:tbl>
      <w:tblPr>
        <w:tblStyle w:val="a5"/>
        <w:tblW w:w="0" w:type="auto"/>
        <w:tblLook w:val="04A0" w:firstRow="1" w:lastRow="0" w:firstColumn="1" w:lastColumn="0" w:noHBand="0" w:noVBand="1"/>
      </w:tblPr>
      <w:tblGrid>
        <w:gridCol w:w="2660"/>
        <w:gridCol w:w="5862"/>
      </w:tblGrid>
      <w:tr w:rsidR="001904EA" w:rsidRPr="001904EA" w:rsidTr="001904EA">
        <w:tc>
          <w:tcPr>
            <w:tcW w:w="2660" w:type="dxa"/>
          </w:tcPr>
          <w:p w:rsidR="001904EA" w:rsidRPr="001904EA" w:rsidRDefault="001904EA" w:rsidP="00B23596">
            <w:pPr>
              <w:ind w:firstLine="420"/>
            </w:pPr>
            <w:r>
              <w:rPr>
                <w:rFonts w:hint="eastAsia"/>
              </w:rPr>
              <w:t>模块名</w:t>
            </w:r>
          </w:p>
        </w:tc>
        <w:tc>
          <w:tcPr>
            <w:tcW w:w="5862" w:type="dxa"/>
          </w:tcPr>
          <w:p w:rsidR="001904EA" w:rsidRPr="001904EA" w:rsidRDefault="001904EA" w:rsidP="00B23596">
            <w:pPr>
              <w:ind w:firstLine="420"/>
            </w:pPr>
            <w:r>
              <w:rPr>
                <w:rFonts w:hint="eastAsia"/>
              </w:rPr>
              <w:t>功能描述</w:t>
            </w:r>
          </w:p>
        </w:tc>
      </w:tr>
      <w:tr w:rsidR="001904EA" w:rsidRPr="001904EA" w:rsidTr="001904EA">
        <w:tc>
          <w:tcPr>
            <w:tcW w:w="2660" w:type="dxa"/>
          </w:tcPr>
          <w:p w:rsidR="001904EA" w:rsidRPr="001904EA" w:rsidRDefault="00D80CB2" w:rsidP="00B23596">
            <w:pPr>
              <w:ind w:firstLine="420"/>
            </w:pPr>
            <w:r>
              <w:t>H</w:t>
            </w:r>
            <w:r>
              <w:rPr>
                <w:rFonts w:hint="eastAsia"/>
              </w:rPr>
              <w:t>andle.js</w:t>
            </w:r>
          </w:p>
        </w:tc>
        <w:tc>
          <w:tcPr>
            <w:tcW w:w="5862" w:type="dxa"/>
          </w:tcPr>
          <w:p w:rsidR="001904EA" w:rsidRDefault="00D80CB2" w:rsidP="00B23596">
            <w:pPr>
              <w:ind w:firstLine="420"/>
            </w:pPr>
            <w:r>
              <w:rPr>
                <w:rFonts w:hint="eastAsia"/>
              </w:rPr>
              <w:t>文件上传包有三个：</w:t>
            </w:r>
            <w:r>
              <w:rPr>
                <w:rFonts w:hint="eastAsia"/>
              </w:rPr>
              <w:t>handle.js,swfupload.js,swfupload.swf</w:t>
            </w:r>
          </w:p>
          <w:p w:rsidR="00D80CB2" w:rsidRPr="001904EA" w:rsidRDefault="00D80CB2" w:rsidP="00B23596">
            <w:pPr>
              <w:ind w:firstLine="420"/>
            </w:pPr>
            <w:r>
              <w:t>H</w:t>
            </w:r>
            <w:r>
              <w:rPr>
                <w:rFonts w:hint="eastAsia"/>
              </w:rPr>
              <w:t>andle.js</w:t>
            </w:r>
            <w:r>
              <w:rPr>
                <w:rFonts w:hint="eastAsia"/>
              </w:rPr>
              <w:t>是用户操作响应的接口，开发中如果需要响应某操作，在</w:t>
            </w:r>
            <w:r>
              <w:rPr>
                <w:rFonts w:hint="eastAsia"/>
              </w:rPr>
              <w:t>handle.js</w:t>
            </w:r>
            <w:r>
              <w:rPr>
                <w:rFonts w:hint="eastAsia"/>
              </w:rPr>
              <w:t>中进行配置。</w:t>
            </w:r>
          </w:p>
        </w:tc>
      </w:tr>
      <w:tr w:rsidR="001904EA" w:rsidRPr="001904EA" w:rsidTr="001904EA">
        <w:tc>
          <w:tcPr>
            <w:tcW w:w="2660" w:type="dxa"/>
          </w:tcPr>
          <w:p w:rsidR="001904EA" w:rsidRPr="001904EA" w:rsidRDefault="00D80CB2" w:rsidP="00B23596">
            <w:pPr>
              <w:ind w:firstLine="420"/>
            </w:pPr>
            <w:r>
              <w:rPr>
                <w:rFonts w:hint="eastAsia"/>
              </w:rPr>
              <w:t>swfUpload.js</w:t>
            </w:r>
          </w:p>
        </w:tc>
        <w:tc>
          <w:tcPr>
            <w:tcW w:w="5862" w:type="dxa"/>
          </w:tcPr>
          <w:p w:rsidR="001904EA" w:rsidRPr="001904EA" w:rsidRDefault="00D80CB2" w:rsidP="00B23596">
            <w:pPr>
              <w:ind w:firstLine="420"/>
            </w:pPr>
            <w:r>
              <w:rPr>
                <w:rFonts w:hint="eastAsia"/>
              </w:rPr>
              <w:t>swfupload.js</w:t>
            </w:r>
          </w:p>
        </w:tc>
      </w:tr>
      <w:tr w:rsidR="001904EA" w:rsidRPr="001904EA" w:rsidTr="001904EA">
        <w:tc>
          <w:tcPr>
            <w:tcW w:w="2660" w:type="dxa"/>
          </w:tcPr>
          <w:p w:rsidR="001904EA" w:rsidRPr="001904EA" w:rsidRDefault="00D80CB2" w:rsidP="00B23596">
            <w:pPr>
              <w:ind w:firstLine="420"/>
            </w:pPr>
            <w:r>
              <w:t>S</w:t>
            </w:r>
            <w:r>
              <w:rPr>
                <w:rFonts w:hint="eastAsia"/>
              </w:rPr>
              <w:t>wfupload.swf</w:t>
            </w:r>
          </w:p>
        </w:tc>
        <w:tc>
          <w:tcPr>
            <w:tcW w:w="5862" w:type="dxa"/>
          </w:tcPr>
          <w:p w:rsidR="001904EA" w:rsidRPr="001904EA" w:rsidRDefault="00D80CB2" w:rsidP="00B23596">
            <w:pPr>
              <w:ind w:firstLine="420"/>
            </w:pPr>
            <w:r>
              <w:t>F</w:t>
            </w:r>
            <w:r>
              <w:rPr>
                <w:rFonts w:hint="eastAsia"/>
              </w:rPr>
              <w:t>lash</w:t>
            </w:r>
            <w:r>
              <w:rPr>
                <w:rFonts w:hint="eastAsia"/>
              </w:rPr>
              <w:t>动画</w:t>
            </w:r>
          </w:p>
        </w:tc>
      </w:tr>
    </w:tbl>
    <w:p w:rsidR="00321869" w:rsidRDefault="00D80CB2" w:rsidP="00321869">
      <w:pPr>
        <w:spacing w:line="360" w:lineRule="auto"/>
        <w:ind w:firstLineChars="200" w:firstLine="420"/>
      </w:pPr>
      <w:r>
        <w:rPr>
          <w:rFonts w:hint="eastAsia"/>
        </w:rPr>
        <w:t>文件上传步骤如下：</w:t>
      </w:r>
    </w:p>
    <w:p w:rsidR="00B81FD6" w:rsidRDefault="00D80CB2" w:rsidP="00D80CB2">
      <w:pPr>
        <w:pStyle w:val="a7"/>
        <w:numPr>
          <w:ilvl w:val="0"/>
          <w:numId w:val="6"/>
        </w:numPr>
        <w:spacing w:line="360" w:lineRule="auto"/>
        <w:ind w:firstLineChars="0"/>
      </w:pPr>
      <w:r>
        <w:rPr>
          <w:rFonts w:hint="eastAsia"/>
        </w:rPr>
        <w:t>初始化：文件上传后处理模块的位置和名称</w:t>
      </w:r>
      <w:r w:rsidRPr="00B81FD6">
        <w:t>upload_url</w:t>
      </w:r>
      <w:r>
        <w:rPr>
          <w:rFonts w:hint="eastAsia"/>
        </w:rPr>
        <w:t xml:space="preserve">; </w:t>
      </w:r>
      <w:r>
        <w:rPr>
          <w:rFonts w:hint="eastAsia"/>
        </w:rPr>
        <w:t>队列方式上传</w:t>
      </w:r>
      <w:r w:rsidRPr="00B81FD6">
        <w:t>use_query_string</w:t>
      </w:r>
      <w:r>
        <w:rPr>
          <w:rFonts w:hint="eastAsia"/>
        </w:rPr>
        <w:t xml:space="preserve">; </w:t>
      </w:r>
      <w:r>
        <w:rPr>
          <w:rFonts w:hint="eastAsia"/>
        </w:rPr>
        <w:t>每个上传文件尺寸的限制</w:t>
      </w:r>
      <w:r w:rsidRPr="00B81FD6">
        <w:t>file_size_limit</w:t>
      </w:r>
      <w:r>
        <w:rPr>
          <w:rFonts w:hint="eastAsia"/>
        </w:rPr>
        <w:t xml:space="preserve">; </w:t>
      </w:r>
      <w:r>
        <w:rPr>
          <w:rFonts w:hint="eastAsia"/>
        </w:rPr>
        <w:t>上传文件类型</w:t>
      </w:r>
      <w:r w:rsidRPr="00B81FD6">
        <w:t>file_types</w:t>
      </w:r>
      <w:r>
        <w:rPr>
          <w:rFonts w:hint="eastAsia"/>
        </w:rPr>
        <w:t xml:space="preserve">; </w:t>
      </w:r>
      <w:r>
        <w:rPr>
          <w:rFonts w:hint="eastAsia"/>
        </w:rPr>
        <w:t>上传文件类型的描述</w:t>
      </w:r>
      <w:r w:rsidRPr="00B81FD6">
        <w:t>file_types_description</w:t>
      </w:r>
      <w:r>
        <w:rPr>
          <w:rFonts w:hint="eastAsia"/>
        </w:rPr>
        <w:t xml:space="preserve">; </w:t>
      </w:r>
      <w:r>
        <w:rPr>
          <w:rFonts w:hint="eastAsia"/>
        </w:rPr>
        <w:t>上传文件个数限制</w:t>
      </w:r>
      <w:r w:rsidRPr="00B81FD6">
        <w:t>file_upload_limit</w:t>
      </w:r>
      <w:r w:rsidR="00B81FD6">
        <w:rPr>
          <w:rFonts w:hint="eastAsia"/>
        </w:rPr>
        <w:t>;</w:t>
      </w:r>
    </w:p>
    <w:p w:rsidR="00D80CB2" w:rsidRDefault="00B81FD6" w:rsidP="00B23596">
      <w:pPr>
        <w:spacing w:line="360" w:lineRule="auto"/>
        <w:ind w:left="420" w:firstLine="420"/>
      </w:pPr>
      <w:r>
        <w:rPr>
          <w:rFonts w:hint="eastAsia"/>
        </w:rPr>
        <w:t>文件选择后当点击“打开”后调用的函数</w:t>
      </w:r>
      <w:r>
        <w:rPr>
          <w:rFonts w:hint="eastAsia"/>
        </w:rPr>
        <w:t xml:space="preserve">; </w:t>
      </w:r>
      <w:r>
        <w:rPr>
          <w:rFonts w:hint="eastAsia"/>
        </w:rPr>
        <w:t>文件加入队列上传后出错时调用的函数</w:t>
      </w:r>
      <w:r>
        <w:rPr>
          <w:rFonts w:hint="eastAsia"/>
        </w:rPr>
        <w:t>;</w:t>
      </w:r>
    </w:p>
    <w:p w:rsidR="00B81FD6" w:rsidRDefault="00B81FD6" w:rsidP="00B23596">
      <w:pPr>
        <w:spacing w:line="360" w:lineRule="auto"/>
        <w:ind w:left="420" w:firstLine="420"/>
      </w:pPr>
      <w:r>
        <w:t>“</w:t>
      </w:r>
      <w:r>
        <w:rPr>
          <w:rFonts w:hint="eastAsia"/>
        </w:rPr>
        <w:t>请选择文件</w:t>
      </w:r>
      <w:r>
        <w:t>”</w:t>
      </w:r>
      <w:r>
        <w:rPr>
          <w:rFonts w:hint="eastAsia"/>
        </w:rPr>
        <w:t>字样的设定，包括大小，显示的字符。</w:t>
      </w:r>
    </w:p>
    <w:p w:rsidR="00B81FD6" w:rsidRDefault="00B81FD6" w:rsidP="00B23596">
      <w:pPr>
        <w:spacing w:line="360" w:lineRule="auto"/>
        <w:ind w:left="420" w:firstLine="420"/>
      </w:pPr>
      <w:r>
        <w:rPr>
          <w:rFonts w:hint="eastAsia"/>
        </w:rPr>
        <w:t xml:space="preserve">2 </w:t>
      </w:r>
      <w:r>
        <w:rPr>
          <w:rFonts w:hint="eastAsia"/>
        </w:rPr>
        <w:t>点击“选择文件”后的操作由程序包完成。</w:t>
      </w:r>
    </w:p>
    <w:p w:rsidR="00B81FD6" w:rsidRDefault="00B81FD6" w:rsidP="00B23596">
      <w:pPr>
        <w:spacing w:line="360" w:lineRule="auto"/>
        <w:ind w:left="420" w:firstLine="420"/>
      </w:pPr>
      <w:r>
        <w:rPr>
          <w:rFonts w:hint="eastAsia"/>
        </w:rPr>
        <w:lastRenderedPageBreak/>
        <w:t xml:space="preserve">3 </w:t>
      </w:r>
      <w:r>
        <w:rPr>
          <w:rFonts w:hint="eastAsia"/>
        </w:rPr>
        <w:t>点击“删除”的操作：在</w:t>
      </w:r>
      <w:r>
        <w:rPr>
          <w:rFonts w:hint="eastAsia"/>
        </w:rPr>
        <w:t>handle.js</w:t>
      </w:r>
      <w:r>
        <w:rPr>
          <w:rFonts w:hint="eastAsia"/>
        </w:rPr>
        <w:t>中的</w:t>
      </w:r>
      <w:r>
        <w:rPr>
          <w:rFonts w:hint="eastAsia"/>
        </w:rPr>
        <w:t>addReadFileInfo()</w:t>
      </w:r>
      <w:r>
        <w:rPr>
          <w:rFonts w:hint="eastAsia"/>
        </w:rPr>
        <w:t>函数中，由</w:t>
      </w:r>
      <w:r w:rsidR="00EC547B">
        <w:rPr>
          <w:rFonts w:hint="eastAsia"/>
        </w:rPr>
        <w:t>包括中的</w:t>
      </w:r>
      <w:r w:rsidR="00EC547B">
        <w:rPr>
          <w:rFonts w:hint="eastAsia"/>
        </w:rPr>
        <w:t>deleteFile()</w:t>
      </w:r>
      <w:r w:rsidR="00EC547B">
        <w:rPr>
          <w:rFonts w:hint="eastAsia"/>
        </w:rPr>
        <w:t>函数处理。</w:t>
      </w:r>
    </w:p>
    <w:p w:rsidR="00EC547B" w:rsidRDefault="00EC547B" w:rsidP="00B23596">
      <w:pPr>
        <w:spacing w:line="360" w:lineRule="auto"/>
        <w:ind w:left="420" w:firstLine="420"/>
      </w:pPr>
      <w:r>
        <w:rPr>
          <w:rFonts w:hint="eastAsia"/>
        </w:rPr>
        <w:t xml:space="preserve">4 </w:t>
      </w:r>
      <w:r>
        <w:rPr>
          <w:rFonts w:hint="eastAsia"/>
        </w:rPr>
        <w:t>点击“上传”后，调用模块实例函数</w:t>
      </w:r>
      <w:r>
        <w:rPr>
          <w:rFonts w:hint="eastAsia"/>
        </w:rPr>
        <w:t xml:space="preserve"> startUpload()</w:t>
      </w:r>
      <w:r>
        <w:rPr>
          <w:rFonts w:hint="eastAsia"/>
        </w:rPr>
        <w:t>，上传文件。</w:t>
      </w:r>
    </w:p>
    <w:p w:rsidR="00EC547B" w:rsidRDefault="00EC547B" w:rsidP="00B23596">
      <w:pPr>
        <w:spacing w:line="360" w:lineRule="auto"/>
        <w:ind w:left="420" w:firstLine="420"/>
      </w:pPr>
      <w:r>
        <w:rPr>
          <w:rFonts w:hint="eastAsia"/>
        </w:rPr>
        <w:t>与</w:t>
      </w:r>
      <w:r>
        <w:rPr>
          <w:rFonts w:hint="eastAsia"/>
        </w:rPr>
        <w:t>startUpload()</w:t>
      </w:r>
      <w:r>
        <w:rPr>
          <w:rFonts w:hint="eastAsia"/>
        </w:rPr>
        <w:t>函数配合的是上传后的执行文件，即初始化中的第一个参数。</w:t>
      </w:r>
    </w:p>
    <w:p w:rsidR="004C7469" w:rsidRDefault="00C16DEC" w:rsidP="00B23596">
      <w:pPr>
        <w:spacing w:line="360" w:lineRule="auto"/>
        <w:ind w:left="420" w:firstLine="420"/>
      </w:pPr>
      <w:r>
        <w:rPr>
          <w:rFonts w:hint="eastAsia"/>
        </w:rPr>
        <w:t xml:space="preserve">5 </w:t>
      </w:r>
      <w:r>
        <w:rPr>
          <w:rFonts w:hint="eastAsia"/>
        </w:rPr>
        <w:t>对于选择多个文件进行上传中，对于每个文件，都要调用一次“文件上传后处理模块”例如：</w:t>
      </w:r>
      <w:r>
        <w:rPr>
          <w:rFonts w:hint="eastAsia"/>
        </w:rPr>
        <w:t>fileupload.jsp</w:t>
      </w:r>
    </w:p>
    <w:p w:rsidR="00C16DEC" w:rsidRDefault="00C16DEC" w:rsidP="00B23596">
      <w:pPr>
        <w:spacing w:line="360" w:lineRule="auto"/>
        <w:ind w:left="420" w:firstLine="420"/>
      </w:pPr>
      <w:r>
        <w:rPr>
          <w:rFonts w:hint="eastAsia"/>
        </w:rPr>
        <w:t xml:space="preserve">6 </w:t>
      </w:r>
      <w:r>
        <w:rPr>
          <w:rFonts w:hint="eastAsia"/>
        </w:rPr>
        <w:t>对于每个上传的文件，系统会调用一次</w:t>
      </w:r>
      <w:r>
        <w:rPr>
          <w:rFonts w:hint="eastAsia"/>
        </w:rPr>
        <w:t>EMCFileUpload.java</w:t>
      </w:r>
      <w:r>
        <w:rPr>
          <w:rFonts w:hint="eastAsia"/>
        </w:rPr>
        <w:t>一次，完成文件的上传。</w:t>
      </w:r>
    </w:p>
    <w:p w:rsidR="00D80CB2" w:rsidRPr="007D6A36" w:rsidRDefault="00364A3E" w:rsidP="00364A3E">
      <w:pPr>
        <w:pStyle w:val="1"/>
      </w:pPr>
      <w:bookmarkStart w:id="20" w:name="_Toc501961654"/>
      <w:r>
        <w:rPr>
          <w:rFonts w:hint="eastAsia"/>
        </w:rPr>
        <w:t>6.</w:t>
      </w:r>
      <w:r w:rsidR="00D80CB2" w:rsidRPr="007D6A36">
        <w:rPr>
          <w:rFonts w:hint="eastAsia"/>
        </w:rPr>
        <w:t>访问数据库技术</w:t>
      </w:r>
      <w:bookmarkEnd w:id="20"/>
    </w:p>
    <w:p w:rsidR="00D80CB2" w:rsidRDefault="00D80CB2" w:rsidP="00D80CB2">
      <w:pPr>
        <w:spacing w:line="360" w:lineRule="auto"/>
        <w:ind w:firstLineChars="200" w:firstLine="420"/>
      </w:pPr>
      <w:r>
        <w:rPr>
          <w:rFonts w:hint="eastAsia"/>
        </w:rPr>
        <w:t>数据库访问的基础模块如下：</w:t>
      </w:r>
    </w:p>
    <w:tbl>
      <w:tblPr>
        <w:tblStyle w:val="a5"/>
        <w:tblW w:w="0" w:type="auto"/>
        <w:tblLook w:val="04A0" w:firstRow="1" w:lastRow="0" w:firstColumn="1" w:lastColumn="0" w:noHBand="0" w:noVBand="1"/>
      </w:tblPr>
      <w:tblGrid>
        <w:gridCol w:w="2660"/>
        <w:gridCol w:w="5862"/>
      </w:tblGrid>
      <w:tr w:rsidR="00D80CB2" w:rsidRPr="001904EA" w:rsidTr="00D80CB2">
        <w:tc>
          <w:tcPr>
            <w:tcW w:w="2660" w:type="dxa"/>
          </w:tcPr>
          <w:p w:rsidR="00D80CB2" w:rsidRPr="001904EA" w:rsidRDefault="00D80CB2" w:rsidP="00B23596">
            <w:pPr>
              <w:ind w:firstLine="420"/>
            </w:pPr>
            <w:r>
              <w:rPr>
                <w:rFonts w:hint="eastAsia"/>
              </w:rPr>
              <w:t>模块名</w:t>
            </w:r>
          </w:p>
        </w:tc>
        <w:tc>
          <w:tcPr>
            <w:tcW w:w="5862" w:type="dxa"/>
          </w:tcPr>
          <w:p w:rsidR="00D80CB2" w:rsidRPr="001904EA" w:rsidRDefault="00D80CB2" w:rsidP="00B23596">
            <w:pPr>
              <w:ind w:firstLine="420"/>
            </w:pPr>
            <w:r>
              <w:rPr>
                <w:rFonts w:hint="eastAsia"/>
              </w:rPr>
              <w:t>功能描述</w:t>
            </w:r>
          </w:p>
        </w:tc>
      </w:tr>
      <w:tr w:rsidR="00D80CB2" w:rsidRPr="001904EA" w:rsidTr="00D80CB2">
        <w:tc>
          <w:tcPr>
            <w:tcW w:w="2660" w:type="dxa"/>
          </w:tcPr>
          <w:p w:rsidR="00D80CB2" w:rsidRPr="001904EA" w:rsidRDefault="00D72CFB" w:rsidP="007A7C83">
            <w:r>
              <w:rPr>
                <w:rFonts w:hint="eastAsia"/>
              </w:rPr>
              <w:t>D</w:t>
            </w:r>
            <w:r w:rsidR="00D80CB2" w:rsidRPr="001904EA">
              <w:rPr>
                <w:rFonts w:hint="eastAsia"/>
              </w:rPr>
              <w:t>BConnection.ConnDB.class</w:t>
            </w:r>
          </w:p>
        </w:tc>
        <w:tc>
          <w:tcPr>
            <w:tcW w:w="5862" w:type="dxa"/>
          </w:tcPr>
          <w:p w:rsidR="00D80CB2" w:rsidRPr="001904EA" w:rsidRDefault="00D80CB2" w:rsidP="00B23596">
            <w:pPr>
              <w:ind w:firstLine="420"/>
            </w:pPr>
            <w:r>
              <w:rPr>
                <w:rFonts w:hint="eastAsia"/>
              </w:rPr>
              <w:t>根据</w:t>
            </w:r>
            <w:r>
              <w:rPr>
                <w:rFonts w:hint="eastAsia"/>
              </w:rPr>
              <w:t>web.xml</w:t>
            </w:r>
            <w:r>
              <w:rPr>
                <w:rFonts w:hint="eastAsia"/>
              </w:rPr>
              <w:t>的配置信息，产生数据库的连接</w:t>
            </w:r>
            <w:r>
              <w:rPr>
                <w:rFonts w:hint="eastAsia"/>
              </w:rPr>
              <w:t>Connection,Statement.</w:t>
            </w:r>
          </w:p>
        </w:tc>
      </w:tr>
      <w:tr w:rsidR="00D80CB2" w:rsidRPr="001904EA" w:rsidTr="00D80CB2">
        <w:tc>
          <w:tcPr>
            <w:tcW w:w="2660" w:type="dxa"/>
          </w:tcPr>
          <w:p w:rsidR="00D80CB2" w:rsidRPr="001904EA" w:rsidRDefault="00D80CB2" w:rsidP="007A7C83">
            <w:r w:rsidRPr="001904EA">
              <w:rPr>
                <w:rFonts w:hint="eastAsia"/>
              </w:rPr>
              <w:t>DBConnection.EMCDB.class</w:t>
            </w:r>
          </w:p>
        </w:tc>
        <w:tc>
          <w:tcPr>
            <w:tcW w:w="5862" w:type="dxa"/>
          </w:tcPr>
          <w:p w:rsidR="00D80CB2" w:rsidRPr="001904EA" w:rsidRDefault="00D80CB2" w:rsidP="00B23596">
            <w:pPr>
              <w:ind w:firstLine="420"/>
            </w:pPr>
            <w:r>
              <w:rPr>
                <w:rFonts w:hint="eastAsia"/>
              </w:rPr>
              <w:t>由于网页中访问</w:t>
            </w:r>
            <w:r>
              <w:rPr>
                <w:rFonts w:hint="eastAsia"/>
              </w:rPr>
              <w:t>ConnDB</w:t>
            </w:r>
            <w:r>
              <w:rPr>
                <w:rFonts w:hint="eastAsia"/>
              </w:rPr>
              <w:t>实例不方便，该类将</w:t>
            </w:r>
            <w:r>
              <w:rPr>
                <w:rFonts w:hint="eastAsia"/>
              </w:rPr>
              <w:t>ConnDB</w:t>
            </w:r>
            <w:r>
              <w:rPr>
                <w:rFonts w:hint="eastAsia"/>
              </w:rPr>
              <w:t>转换为静态类型，这样任何网页中都可以直接通过静态的方式访问数据库，而不必传递</w:t>
            </w:r>
            <w:r>
              <w:rPr>
                <w:rFonts w:hint="eastAsia"/>
              </w:rPr>
              <w:t>ConnDB</w:t>
            </w:r>
            <w:r>
              <w:rPr>
                <w:rFonts w:hint="eastAsia"/>
              </w:rPr>
              <w:t>实例。</w:t>
            </w:r>
          </w:p>
        </w:tc>
      </w:tr>
      <w:tr w:rsidR="00D80CB2" w:rsidRPr="001904EA" w:rsidTr="00D80CB2">
        <w:tc>
          <w:tcPr>
            <w:tcW w:w="2660" w:type="dxa"/>
          </w:tcPr>
          <w:p w:rsidR="00D80CB2" w:rsidRPr="001904EA" w:rsidRDefault="00D80CB2" w:rsidP="007A7C83">
            <w:r w:rsidRPr="001904EA">
              <w:rPr>
                <w:rFonts w:hint="eastAsia"/>
              </w:rPr>
              <w:t>WebRoot/WEB-INF/web.xml</w:t>
            </w:r>
          </w:p>
        </w:tc>
        <w:tc>
          <w:tcPr>
            <w:tcW w:w="5862" w:type="dxa"/>
          </w:tcPr>
          <w:p w:rsidR="00D80CB2" w:rsidRPr="001904EA" w:rsidRDefault="00D80CB2" w:rsidP="00B23596">
            <w:pPr>
              <w:ind w:firstLine="420"/>
            </w:pPr>
            <w:r>
              <w:rPr>
                <w:rFonts w:hint="eastAsia"/>
              </w:rPr>
              <w:t>连接数据库的配置信息：</w:t>
            </w:r>
            <w:r>
              <w:rPr>
                <w:rFonts w:hint="eastAsia"/>
              </w:rPr>
              <w:t>driver,url,user,password</w:t>
            </w:r>
          </w:p>
        </w:tc>
      </w:tr>
    </w:tbl>
    <w:p w:rsidR="00D80CB2" w:rsidRPr="00321869" w:rsidRDefault="00D80CB2" w:rsidP="00D80CB2">
      <w:pPr>
        <w:spacing w:line="360" w:lineRule="auto"/>
        <w:ind w:firstLineChars="200" w:firstLine="420"/>
      </w:pPr>
      <w:r>
        <w:rPr>
          <w:rFonts w:hint="eastAsia"/>
        </w:rPr>
        <w:t>系统启动时，即在</w:t>
      </w:r>
      <w:r>
        <w:rPr>
          <w:rFonts w:hint="eastAsia"/>
        </w:rPr>
        <w:t>index.jsp</w:t>
      </w:r>
      <w:r>
        <w:rPr>
          <w:rFonts w:hint="eastAsia"/>
        </w:rPr>
        <w:t>中，首先根据</w:t>
      </w:r>
      <w:r>
        <w:rPr>
          <w:rFonts w:hint="eastAsia"/>
        </w:rPr>
        <w:t>web.xml</w:t>
      </w:r>
      <w:r>
        <w:rPr>
          <w:rFonts w:hint="eastAsia"/>
        </w:rPr>
        <w:t>配置信息，生成</w:t>
      </w:r>
      <w:r w:rsidRPr="001904EA">
        <w:rPr>
          <w:rFonts w:hint="eastAsia"/>
        </w:rPr>
        <w:t>EMCDB</w:t>
      </w:r>
      <w:r>
        <w:rPr>
          <w:rFonts w:hint="eastAsia"/>
        </w:rPr>
        <w:t>类的实例，实现与数据库的连接，并且将实例变量及配置信息存贮于</w:t>
      </w:r>
      <w:r>
        <w:rPr>
          <w:rFonts w:hint="eastAsia"/>
        </w:rPr>
        <w:t>session</w:t>
      </w:r>
      <w:r>
        <w:rPr>
          <w:rFonts w:hint="eastAsia"/>
        </w:rPr>
        <w:t>中的</w:t>
      </w:r>
      <w:r w:rsidRPr="00321869">
        <w:t>dbConn</w:t>
      </w:r>
      <w:r w:rsidRPr="00321869">
        <w:rPr>
          <w:rFonts w:hint="eastAsia"/>
        </w:rPr>
        <w:t>变量中。</w:t>
      </w:r>
    </w:p>
    <w:p w:rsidR="00D80CB2" w:rsidRDefault="00D80CB2" w:rsidP="00D80CB2">
      <w:pPr>
        <w:spacing w:line="360" w:lineRule="auto"/>
        <w:ind w:firstLineChars="200" w:firstLine="420"/>
      </w:pPr>
      <w:r>
        <w:rPr>
          <w:rFonts w:hint="eastAsia"/>
        </w:rPr>
        <w:t>不同的页面可以通过</w:t>
      </w:r>
      <w:r>
        <w:rPr>
          <w:rFonts w:hint="eastAsia"/>
        </w:rPr>
        <w:t>session</w:t>
      </w:r>
      <w:r>
        <w:rPr>
          <w:rFonts w:hint="eastAsia"/>
        </w:rPr>
        <w:t>中变量</w:t>
      </w:r>
      <w:r>
        <w:rPr>
          <w:rFonts w:hint="eastAsia"/>
        </w:rPr>
        <w:t>dbConn</w:t>
      </w:r>
      <w:r>
        <w:rPr>
          <w:rFonts w:hint="eastAsia"/>
        </w:rPr>
        <w:t>访问数据库，也可以通过</w:t>
      </w:r>
      <w:r>
        <w:rPr>
          <w:rFonts w:hint="eastAsia"/>
        </w:rPr>
        <w:t>EMCDB</w:t>
      </w:r>
      <w:r>
        <w:rPr>
          <w:rFonts w:hint="eastAsia"/>
        </w:rPr>
        <w:t>静态方法进行数据库操作。</w:t>
      </w:r>
    </w:p>
    <w:p w:rsidR="00606D15" w:rsidRPr="007D6A36" w:rsidRDefault="00364A3E" w:rsidP="00364A3E">
      <w:pPr>
        <w:pStyle w:val="1"/>
      </w:pPr>
      <w:bookmarkStart w:id="21" w:name="_Toc501961655"/>
      <w:r>
        <w:rPr>
          <w:rFonts w:hint="eastAsia"/>
        </w:rPr>
        <w:t>7.</w:t>
      </w:r>
      <w:r w:rsidR="00606D15" w:rsidRPr="007D6A36">
        <w:rPr>
          <w:rFonts w:hint="eastAsia"/>
        </w:rPr>
        <w:t>登录页面</w:t>
      </w:r>
      <w:bookmarkEnd w:id="21"/>
    </w:p>
    <w:p w:rsidR="00606D15" w:rsidRDefault="00606D15" w:rsidP="00B23596">
      <w:pPr>
        <w:ind w:firstLine="420"/>
      </w:pPr>
      <w:r>
        <w:rPr>
          <w:rFonts w:hint="eastAsia"/>
        </w:rPr>
        <w:t>登录页面是用户进入系统的入口，登录过程要求用户输入用户名和口令，如下图</w:t>
      </w:r>
    </w:p>
    <w:p w:rsidR="00606D15" w:rsidRDefault="00606D15" w:rsidP="00B23596">
      <w:pPr>
        <w:ind w:firstLine="420"/>
      </w:pPr>
    </w:p>
    <w:p w:rsidR="00606D15" w:rsidRDefault="00606D15" w:rsidP="00B23596">
      <w:pPr>
        <w:ind w:firstLine="420"/>
      </w:pPr>
      <w:r>
        <w:rPr>
          <w:rFonts w:hint="eastAsia"/>
          <w:noProof/>
        </w:rPr>
        <w:lastRenderedPageBreak/>
        <w:drawing>
          <wp:inline distT="0" distB="0" distL="0" distR="0" wp14:anchorId="6A269AEF" wp14:editId="66129FF5">
            <wp:extent cx="3190875" cy="21526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3192" cy="2160959"/>
                    </a:xfrm>
                    <a:prstGeom prst="rect">
                      <a:avLst/>
                    </a:prstGeom>
                    <a:noFill/>
                    <a:ln>
                      <a:noFill/>
                    </a:ln>
                  </pic:spPr>
                </pic:pic>
              </a:graphicData>
            </a:graphic>
          </wp:inline>
        </w:drawing>
      </w:r>
    </w:p>
    <w:p w:rsidR="005A58AE" w:rsidRDefault="005A58AE" w:rsidP="00B23596">
      <w:pPr>
        <w:ind w:firstLine="420"/>
      </w:pPr>
      <w:r>
        <w:rPr>
          <w:noProof/>
        </w:rPr>
        <mc:AlternateContent>
          <mc:Choice Requires="wpg">
            <w:drawing>
              <wp:anchor distT="0" distB="0" distL="114300" distR="114300" simplePos="0" relativeHeight="251711488" behindDoc="0" locked="0" layoutInCell="1" allowOverlap="1" wp14:anchorId="738F71BD" wp14:editId="610B438A">
                <wp:simplePos x="0" y="0"/>
                <wp:positionH relativeFrom="column">
                  <wp:posOffset>1209675</wp:posOffset>
                </wp:positionH>
                <wp:positionV relativeFrom="paragraph">
                  <wp:posOffset>76200</wp:posOffset>
                </wp:positionV>
                <wp:extent cx="2209800" cy="3495675"/>
                <wp:effectExtent l="0" t="0" r="19050" b="28575"/>
                <wp:wrapNone/>
                <wp:docPr id="301" name="组合 301"/>
                <wp:cNvGraphicFramePr/>
                <a:graphic xmlns:a="http://schemas.openxmlformats.org/drawingml/2006/main">
                  <a:graphicData uri="http://schemas.microsoft.com/office/word/2010/wordprocessingGroup">
                    <wpg:wgp>
                      <wpg:cNvGrpSpPr/>
                      <wpg:grpSpPr>
                        <a:xfrm>
                          <a:off x="0" y="0"/>
                          <a:ext cx="2209800" cy="3495675"/>
                          <a:chOff x="0" y="0"/>
                          <a:chExt cx="2209800" cy="3495675"/>
                        </a:xfrm>
                      </wpg:grpSpPr>
                      <wps:wsp>
                        <wps:cNvPr id="21" name="圆角矩形 21"/>
                        <wps:cNvSpPr/>
                        <wps:spPr>
                          <a:xfrm>
                            <a:off x="0" y="1800225"/>
                            <a:ext cx="2200275" cy="866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访问</w:t>
                              </w:r>
                              <w:r>
                                <w:rPr>
                                  <w:rFonts w:hint="eastAsia"/>
                                </w:rPr>
                                <w:t>DB</w:t>
                              </w:r>
                              <w:r>
                                <w:rPr>
                                  <w:rFonts w:hint="eastAsia"/>
                                </w:rPr>
                                <w:t>并进行用户合法性及类型判断（</w:t>
                              </w:r>
                              <w:r>
                                <w:rPr>
                                  <w:rFonts w:hint="eastAsia"/>
                                </w:rPr>
                                <w:t>loginProcess/loginprocess.jsp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直接箭头连接符 288"/>
                        <wps:cNvCnPr/>
                        <wps:spPr>
                          <a:xfrm>
                            <a:off x="1028700" y="1409700"/>
                            <a:ext cx="0"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300" name="组合 300"/>
                        <wpg:cNvGrpSpPr/>
                        <wpg:grpSpPr>
                          <a:xfrm>
                            <a:off x="9525" y="0"/>
                            <a:ext cx="2200275" cy="944880"/>
                            <a:chOff x="0" y="0"/>
                            <a:chExt cx="2200275" cy="944880"/>
                          </a:xfrm>
                        </wpg:grpSpPr>
                        <wps:wsp>
                          <wps:cNvPr id="19" name="圆角矩形 19"/>
                          <wps:cNvSpPr/>
                          <wps:spPr>
                            <a:xfrm>
                              <a:off x="0" y="0"/>
                              <a:ext cx="220027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获取用户名，口令（</w:t>
                                </w:r>
                                <w:r>
                                  <w:rPr>
                                    <w:rFonts w:hint="eastAsia"/>
                                  </w:rPr>
                                  <w:t>index.jsp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直接箭头连接符 296"/>
                          <wps:cNvCnPr/>
                          <wps:spPr>
                            <a:xfrm>
                              <a:off x="990600" y="552450"/>
                              <a:ext cx="0"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298" name="圆角矩形 298"/>
                        <wps:cNvSpPr/>
                        <wps:spPr>
                          <a:xfrm>
                            <a:off x="0" y="2943225"/>
                            <a:ext cx="2200275" cy="552450"/>
                          </a:xfrm>
                          <a:prstGeom prst="roundRect">
                            <a:avLst/>
                          </a:prstGeom>
                          <a:solidFill>
                            <a:srgbClr val="4F81BD"/>
                          </a:solidFill>
                          <a:ln w="25400" cap="flat" cmpd="sng" algn="ctr">
                            <a:solidFill>
                              <a:srgbClr val="4F81BD">
                                <a:shade val="50000"/>
                              </a:srgbClr>
                            </a:solidFill>
                            <a:prstDash val="solid"/>
                          </a:ln>
                          <a:effectLst/>
                        </wps:spPr>
                        <wps:txbx>
                          <w:txbxContent>
                            <w:p w:rsidR="00C8374F" w:rsidRDefault="00C8374F" w:rsidP="00B23596">
                              <w:pPr>
                                <w:ind w:firstLine="420"/>
                                <w:jc w:val="center"/>
                              </w:pPr>
                              <w:r>
                                <w:rPr>
                                  <w:rFonts w:hint="eastAsia"/>
                                </w:rPr>
                                <w:t>根据用户类型进行模块导向</w:t>
                              </w:r>
                            </w:p>
                            <w:p w:rsidR="00C8374F" w:rsidRPr="005A58AE" w:rsidRDefault="00C8374F" w:rsidP="00B23596">
                              <w:pPr>
                                <w:ind w:firstLine="420"/>
                                <w:jc w:val="center"/>
                              </w:pPr>
                              <w:r>
                                <w:t>L</w:t>
                              </w:r>
                              <w:r>
                                <w:rPr>
                                  <w:rFonts w:hint="eastAsia"/>
                                </w:rPr>
                                <w:t>ogin.jsp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直接箭头连接符 299"/>
                        <wps:cNvCnPr/>
                        <wps:spPr>
                          <a:xfrm>
                            <a:off x="1009650" y="2667000"/>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301" o:spid="_x0000_s1027" style="position:absolute;left:0;text-align:left;margin-left:95.25pt;margin-top:6pt;width:174pt;height:275.25pt;z-index:251711488" coordsize="2209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">
                <v:roundrect id="圆角矩形 21" o:spid="_x0000_s1028" style="position:absolute;top:18002;width:22002;height:8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rsidR="00696E03" w:rsidRDefault="00696E03" w:rsidP="00B23596">
                        <w:pPr>
                          <w:ind w:firstLine="420"/>
                          <w:jc w:val="center"/>
                        </w:pPr>
                        <w:r>
                          <w:rPr>
                            <w:rFonts w:hint="eastAsia"/>
                          </w:rPr>
                          <w:t>访问</w:t>
                        </w:r>
                        <w:r>
                          <w:rPr>
                            <w:rFonts w:hint="eastAsia"/>
                          </w:rPr>
                          <w:t>DB</w:t>
                        </w:r>
                        <w:r>
                          <w:rPr>
                            <w:rFonts w:hint="eastAsia"/>
                          </w:rPr>
                          <w:t>并进行用户合法性及类型判断（</w:t>
                        </w:r>
                        <w:r>
                          <w:rPr>
                            <w:rFonts w:hint="eastAsia"/>
                          </w:rPr>
                          <w:t>loginProcess/loginprocess.jsp</w:t>
                        </w:r>
                        <w:r>
                          <w:rPr>
                            <w:rFonts w:hint="eastAsia"/>
                          </w:rPr>
                          <w:t>）</w:t>
                        </w:r>
                      </w:p>
                    </w:txbxContent>
                  </v:textbox>
                </v:roundrect>
                <v:shapetype id="_x0000_t32" coordsize="21600,21600" o:spt="32" o:oned="t" path="m,l21600,21600e" filled="f">
                  <v:path arrowok="t" fillok="f" o:connecttype="none"/>
                  <o:lock v:ext="edit" shapetype="t"/>
                </v:shapetype>
                <v:shape id="直接箭头连接符 288" o:spid="_x0000_s1029" type="#_x0000_t32" style="position:absolute;left:10287;top:14097;width:0;height:3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ROsEAAADcAAAADwAAAGRycy9kb3ducmV2LnhtbERPy2qDQBTdB/oPwy10F8ekGMQ6igSk&#10;3TZtoN3dOtcHce6IMyb27zuLQpaH887L1YziSrMbLCvYRTEI4sbqgTsFnx/1NgXhPLLG0TIp+CUH&#10;ZfGwyTHT9sbvdD35ToQQdhkq6L2fMild05NBF9mJOHCtnQ36AOdO6hlvIdyMch/HB2lw4NDQ40TH&#10;nprLaTEKntuf9TX1lUzrL3tcliRJzvW3Uk+Pa/UCwtPq7+J/95tWsE/D2nAmHAFZ/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lE6wQAAANwAAAAPAAAAAAAAAAAAAAAA&#10;AKECAABkcnMvZG93bnJldi54bWxQSwUGAAAAAAQABAD5AAAAjwMAAAAA&#10;" strokecolor="#4579b8 [3044]">
                  <v:stroke endarrow="open"/>
                </v:shape>
                <v:group id="组合 300" o:spid="_x0000_s1030" style="position:absolute;left:95;width:22003;height:9448" coordsize="22002,9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roundrect id="圆角矩形 19" o:spid="_x0000_s1031" style="position:absolute;width:22002;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4f81bd [3204]" strokecolor="#243f60 [1604]" strokeweight="2pt">
                    <v:textbox>
                      <w:txbxContent>
                        <w:p w:rsidR="00696E03" w:rsidRDefault="00696E03" w:rsidP="00B23596">
                          <w:pPr>
                            <w:ind w:firstLine="420"/>
                            <w:jc w:val="center"/>
                          </w:pPr>
                          <w:r>
                            <w:rPr>
                              <w:rFonts w:hint="eastAsia"/>
                            </w:rPr>
                            <w:t>获取用户名，口令（</w:t>
                          </w:r>
                          <w:r>
                            <w:rPr>
                              <w:rFonts w:hint="eastAsia"/>
                            </w:rPr>
                            <w:t>index.jsp</w:t>
                          </w:r>
                          <w:r>
                            <w:rPr>
                              <w:rFonts w:hint="eastAsia"/>
                            </w:rPr>
                            <w:t>）</w:t>
                          </w:r>
                        </w:p>
                      </w:txbxContent>
                    </v:textbox>
                  </v:roundrect>
                  <v:shape id="直接箭头连接符 296" o:spid="_x0000_s1032" type="#_x0000_t32" style="position:absolute;left:9906;top:5524;width:0;height:3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2DsUAAADcAAAADwAAAGRycy9kb3ducmV2LnhtbESPzWrDMBCE74W8g9hAb42cFAfXjWJM&#10;wCTXpi0kt621sU2tlbHkn7x9VSj0OMzMN8wum00rRupdY1nBehWBIC6tbrhS8PFePCUgnEfW2Fom&#10;BXdykO0XDztMtZ34jcazr0SAsEtRQe19l0rpypoMupXtiIN3s71BH2RfSd3jFOCmlZso2kqDDYeF&#10;Gjs61FR+nwej4Pn2NR8Tn8ukuNjDMMRx/FlclXpczvkrCE+z/w//tU9aweZlC79nw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D2DsUAAADcAAAADwAAAAAAAAAA&#10;AAAAAAChAgAAZHJzL2Rvd25yZXYueG1sUEsFBgAAAAAEAAQA+QAAAJMDAAAAAA==&#10;" strokecolor="#4579b8 [3044]">
                    <v:stroke endarrow="open"/>
                  </v:shape>
                </v:group>
                <v:roundrect id="圆角矩形 298" o:spid="_x0000_s1033" style="position:absolute;top:29432;width:22002;height:5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J2MIA&#10;AADcAAAADwAAAGRycy9kb3ducmV2LnhtbERPTWvCQBC9F/wPywheim5UKDV1DUEIeFCk2ou3aXZM&#10;0mZnQ3ZN4r93D4LHx/teJ4OpRUetqywrmM8iEMS51RUXCn7O2fQThPPIGmvLpOBODpLN6G2NsbY9&#10;f1N38oUIIexiVFB638RSurwkg25mG+LAXW1r0AfYFlK32IdwU8tFFH1IgxWHhhIb2paU/59uRsEB&#10;eVX59LLby/f0/Jct5TH/vSo1GQ/pFwhPg3+Jn+6dVrBYhbXh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QnYwgAAANwAAAAPAAAAAAAAAAAAAAAAAJgCAABkcnMvZG93&#10;bnJldi54bWxQSwUGAAAAAAQABAD1AAAAhwMAAAAA&#10;" fillcolor="#4f81bd" strokecolor="#385d8a" strokeweight="2pt">
                  <v:textbox>
                    <w:txbxContent>
                      <w:p w:rsidR="00696E03" w:rsidRDefault="00696E03" w:rsidP="00B23596">
                        <w:pPr>
                          <w:ind w:firstLine="420"/>
                          <w:jc w:val="center"/>
                        </w:pPr>
                        <w:r>
                          <w:rPr>
                            <w:rFonts w:hint="eastAsia"/>
                          </w:rPr>
                          <w:t>根据用户类型进行模块导向</w:t>
                        </w:r>
                      </w:p>
                      <w:p w:rsidR="00696E03" w:rsidRPr="005A58AE" w:rsidRDefault="00696E03" w:rsidP="00B23596">
                        <w:pPr>
                          <w:ind w:firstLine="420"/>
                          <w:jc w:val="center"/>
                        </w:pPr>
                        <w:r>
                          <w:t>L</w:t>
                        </w:r>
                        <w:r>
                          <w:rPr>
                            <w:rFonts w:hint="eastAsia"/>
                          </w:rPr>
                          <w:t>ogin.jsp</w:t>
                        </w:r>
                      </w:p>
                    </w:txbxContent>
                  </v:textbox>
                </v:roundrect>
                <v:shape id="直接箭头连接符 299" o:spid="_x0000_s1034" type="#_x0000_t32" style="position:absolute;left:10096;top:26670;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group>
            </w:pict>
          </mc:Fallback>
        </mc:AlternateContent>
      </w:r>
    </w:p>
    <w:p w:rsidR="00490C39" w:rsidRDefault="00490C39" w:rsidP="00B23596">
      <w:pPr>
        <w:ind w:firstLine="420"/>
      </w:pPr>
    </w:p>
    <w:p w:rsidR="00490C39" w:rsidRDefault="00490C39" w:rsidP="00B23596">
      <w:pPr>
        <w:ind w:firstLine="420"/>
      </w:pPr>
    </w:p>
    <w:p w:rsidR="00490C39" w:rsidRDefault="00490C39" w:rsidP="00B23596">
      <w:pPr>
        <w:ind w:firstLine="420"/>
      </w:pPr>
    </w:p>
    <w:p w:rsidR="00490C39" w:rsidRDefault="00490C39" w:rsidP="00B23596">
      <w:pPr>
        <w:ind w:firstLine="420"/>
      </w:pPr>
    </w:p>
    <w:p w:rsidR="009438EB" w:rsidRDefault="00490C39" w:rsidP="00B23596">
      <w:pPr>
        <w:ind w:firstLine="420"/>
      </w:pPr>
      <w:r>
        <w:rPr>
          <w:rFonts w:hint="eastAsia"/>
          <w:noProof/>
        </w:rPr>
        <mc:AlternateContent>
          <mc:Choice Requires="wps">
            <w:drawing>
              <wp:anchor distT="0" distB="0" distL="114300" distR="114300" simplePos="0" relativeHeight="251705344" behindDoc="0" locked="0" layoutInCell="1" allowOverlap="1" wp14:anchorId="082AE3EC" wp14:editId="70767F97">
                <wp:simplePos x="0" y="0"/>
                <wp:positionH relativeFrom="column">
                  <wp:posOffset>1207770</wp:posOffset>
                </wp:positionH>
                <wp:positionV relativeFrom="paragraph">
                  <wp:posOffset>28575</wp:posOffset>
                </wp:positionV>
                <wp:extent cx="2200275" cy="552450"/>
                <wp:effectExtent l="0" t="0" r="28575" b="19050"/>
                <wp:wrapNone/>
                <wp:docPr id="295" name="圆角矩形 295"/>
                <wp:cNvGraphicFramePr/>
                <a:graphic xmlns:a="http://schemas.openxmlformats.org/drawingml/2006/main">
                  <a:graphicData uri="http://schemas.microsoft.com/office/word/2010/wordprocessingShape">
                    <wps:wsp>
                      <wps:cNvSpPr/>
                      <wps:spPr>
                        <a:xfrm>
                          <a:off x="0" y="0"/>
                          <a:ext cx="220027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通过</w:t>
                            </w:r>
                            <w:r>
                              <w:rPr>
                                <w:rFonts w:hint="eastAsia"/>
                              </w:rPr>
                              <w:t>servletContext</w:t>
                            </w:r>
                            <w:r>
                              <w:rPr>
                                <w:rFonts w:hint="eastAsia"/>
                              </w:rPr>
                              <w:t>获取配置文件</w:t>
                            </w:r>
                            <w:r>
                              <w:rPr>
                                <w:rFonts w:hint="eastAsia"/>
                              </w:rPr>
                              <w:t>web.xml</w:t>
                            </w:r>
                            <w:r>
                              <w:rPr>
                                <w:rFonts w:hint="eastAsia"/>
                              </w:rPr>
                              <w:t>中有关数据库的配置数据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圆角矩形 295" o:spid="_x0000_s1035" style="position:absolute;left:0;text-align:left;margin-left:95.1pt;margin-top:2.25pt;width:173.25pt;height:43.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" fillcolor="#4f81bd [3204]" strokecolor="#243f60 [1604]" strokeweight="2pt">
                <v:textbox>
                  <w:txbxContent>
                    <w:p w:rsidR="00696E03" w:rsidRDefault="00696E03" w:rsidP="00B23596">
                      <w:pPr>
                        <w:ind w:firstLine="420"/>
                        <w:jc w:val="center"/>
                      </w:pPr>
                      <w:r>
                        <w:rPr>
                          <w:rFonts w:hint="eastAsia"/>
                        </w:rPr>
                        <w:t>通过</w:t>
                      </w:r>
                      <w:r>
                        <w:rPr>
                          <w:rFonts w:hint="eastAsia"/>
                        </w:rPr>
                        <w:t>servletContext</w:t>
                      </w:r>
                      <w:r>
                        <w:rPr>
                          <w:rFonts w:hint="eastAsia"/>
                        </w:rPr>
                        <w:t>获取配置文件</w:t>
                      </w:r>
                      <w:r>
                        <w:rPr>
                          <w:rFonts w:hint="eastAsia"/>
                        </w:rPr>
                        <w:t>web.xml</w:t>
                      </w:r>
                      <w:r>
                        <w:rPr>
                          <w:rFonts w:hint="eastAsia"/>
                        </w:rPr>
                        <w:t>中有关数据库的配置数据</w:t>
                      </w:r>
                    </w:p>
                  </w:txbxContent>
                </v:textbox>
              </v:roundrect>
            </w:pict>
          </mc:Fallback>
        </mc:AlternateContent>
      </w:r>
    </w:p>
    <w:p w:rsidR="00606D15" w:rsidRDefault="00606D15" w:rsidP="00B23596">
      <w:pPr>
        <w:ind w:firstLine="420"/>
      </w:pPr>
    </w:p>
    <w:p w:rsidR="009438EB" w:rsidRDefault="009438EB" w:rsidP="00B23596">
      <w:pPr>
        <w:ind w:firstLine="420"/>
      </w:pPr>
    </w:p>
    <w:p w:rsidR="009438EB" w:rsidRDefault="009438EB" w:rsidP="00B23596">
      <w:pPr>
        <w:ind w:firstLine="420"/>
      </w:pPr>
    </w:p>
    <w:p w:rsidR="009438EB" w:rsidRDefault="009438EB" w:rsidP="00B23596">
      <w:pPr>
        <w:ind w:firstLine="420"/>
      </w:pPr>
    </w:p>
    <w:p w:rsidR="009438EB" w:rsidRDefault="009438EB" w:rsidP="00B23596">
      <w:pPr>
        <w:ind w:firstLine="420"/>
      </w:pPr>
    </w:p>
    <w:p w:rsidR="009438EB" w:rsidRDefault="009438EB" w:rsidP="00B23596">
      <w:pPr>
        <w:ind w:firstLine="420"/>
      </w:pPr>
    </w:p>
    <w:p w:rsidR="00490C39" w:rsidRDefault="00490C39" w:rsidP="00B23596">
      <w:pPr>
        <w:ind w:firstLine="420"/>
      </w:pPr>
    </w:p>
    <w:p w:rsidR="00490C39" w:rsidRDefault="00490C39" w:rsidP="00B23596">
      <w:pPr>
        <w:ind w:firstLine="420"/>
      </w:pPr>
    </w:p>
    <w:p w:rsidR="00490C39" w:rsidRDefault="00490C39" w:rsidP="00B23596">
      <w:pPr>
        <w:ind w:firstLine="420"/>
      </w:pPr>
    </w:p>
    <w:p w:rsidR="00490C39" w:rsidRDefault="00490C39" w:rsidP="00B23596">
      <w:pPr>
        <w:ind w:firstLine="420"/>
      </w:pPr>
    </w:p>
    <w:p w:rsidR="00490C39" w:rsidRDefault="00490C39" w:rsidP="00B23596">
      <w:pPr>
        <w:ind w:firstLine="420"/>
      </w:pPr>
    </w:p>
    <w:p w:rsidR="00490C39" w:rsidRDefault="00490C39" w:rsidP="00B23596">
      <w:pPr>
        <w:ind w:firstLine="420"/>
      </w:pPr>
    </w:p>
    <w:p w:rsidR="00490C39" w:rsidRDefault="005A58AE" w:rsidP="00B23596">
      <w:pPr>
        <w:ind w:firstLine="420"/>
      </w:pPr>
      <w:r>
        <w:rPr>
          <w:rFonts w:hint="eastAsia"/>
          <w:noProof/>
        </w:rPr>
        <mc:AlternateContent>
          <mc:Choice Requires="wps">
            <w:drawing>
              <wp:anchor distT="0" distB="0" distL="114300" distR="114300" simplePos="0" relativeHeight="251691008" behindDoc="0" locked="0" layoutInCell="1" allowOverlap="1" wp14:anchorId="0D09C02A" wp14:editId="4A1DCBEC">
                <wp:simplePos x="0" y="0"/>
                <wp:positionH relativeFrom="column">
                  <wp:posOffset>1952625</wp:posOffset>
                </wp:positionH>
                <wp:positionV relativeFrom="paragraph">
                  <wp:posOffset>55245</wp:posOffset>
                </wp:positionV>
                <wp:extent cx="285115" cy="481330"/>
                <wp:effectExtent l="38100" t="0" r="19685" b="52070"/>
                <wp:wrapNone/>
                <wp:docPr id="289" name="直接箭头连接符 289"/>
                <wp:cNvGraphicFramePr/>
                <a:graphic xmlns:a="http://schemas.openxmlformats.org/drawingml/2006/main">
                  <a:graphicData uri="http://schemas.microsoft.com/office/word/2010/wordprocessingShape">
                    <wps:wsp>
                      <wps:cNvCnPr/>
                      <wps:spPr>
                        <a:xfrm flipH="1">
                          <a:off x="0" y="0"/>
                          <a:ext cx="285115" cy="481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89" o:spid="_x0000_s1026" type="#_x0000_t32" style="position:absolute;left:0;text-align:left;margin-left:153.75pt;margin-top:4.35pt;width:22.45pt;height:37.9pt;flip:x;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" strokecolor="#4579b8 [3044]">
                <v:stroke endarrow="open"/>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7424ED34" wp14:editId="47ACE73D">
                <wp:simplePos x="0" y="0"/>
                <wp:positionH relativeFrom="column">
                  <wp:posOffset>2238375</wp:posOffset>
                </wp:positionH>
                <wp:positionV relativeFrom="paragraph">
                  <wp:posOffset>55245</wp:posOffset>
                </wp:positionV>
                <wp:extent cx="271780" cy="481330"/>
                <wp:effectExtent l="0" t="0" r="52070" b="52070"/>
                <wp:wrapNone/>
                <wp:docPr id="290" name="直接箭头连接符 290"/>
                <wp:cNvGraphicFramePr/>
                <a:graphic xmlns:a="http://schemas.openxmlformats.org/drawingml/2006/main">
                  <a:graphicData uri="http://schemas.microsoft.com/office/word/2010/wordprocessingShape">
                    <wps:wsp>
                      <wps:cNvCnPr/>
                      <wps:spPr>
                        <a:xfrm>
                          <a:off x="0" y="0"/>
                          <a:ext cx="271780" cy="4813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90" o:spid="_x0000_s1026" type="#_x0000_t32" style="position:absolute;left:0;text-align:left;margin-left:176.25pt;margin-top:4.35pt;width:21.4pt;height:37.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" strokecolor="#4579b8 [3044]">
                <v:stroke endarrow="open"/>
              </v:shape>
            </w:pict>
          </mc:Fallback>
        </mc:AlternateContent>
      </w:r>
    </w:p>
    <w:p w:rsidR="009438EB" w:rsidRDefault="009438EB" w:rsidP="00B23596">
      <w:pPr>
        <w:ind w:firstLine="420"/>
      </w:pPr>
    </w:p>
    <w:p w:rsidR="009438EB" w:rsidRDefault="00DA0163" w:rsidP="00B23596">
      <w:pPr>
        <w:ind w:firstLine="420"/>
      </w:pPr>
      <w:r>
        <w:rPr>
          <w:rFonts w:hint="eastAsia"/>
          <w:noProof/>
        </w:rPr>
        <mc:AlternateContent>
          <mc:Choice Requires="wps">
            <w:drawing>
              <wp:anchor distT="0" distB="0" distL="114300" distR="114300" simplePos="0" relativeHeight="251694080" behindDoc="0" locked="0" layoutInCell="1" allowOverlap="1" wp14:anchorId="4F2FF909" wp14:editId="7E719AFE">
                <wp:simplePos x="0" y="0"/>
                <wp:positionH relativeFrom="column">
                  <wp:posOffset>3459145</wp:posOffset>
                </wp:positionH>
                <wp:positionV relativeFrom="paragraph">
                  <wp:posOffset>137327</wp:posOffset>
                </wp:positionV>
                <wp:extent cx="1969477" cy="452120"/>
                <wp:effectExtent l="1333500" t="171450" r="12065" b="24130"/>
                <wp:wrapNone/>
                <wp:docPr id="293" name="椭圆形标注 293"/>
                <wp:cNvGraphicFramePr/>
                <a:graphic xmlns:a="http://schemas.openxmlformats.org/drawingml/2006/main">
                  <a:graphicData uri="http://schemas.microsoft.com/office/word/2010/wordprocessingShape">
                    <wps:wsp>
                      <wps:cNvSpPr/>
                      <wps:spPr>
                        <a:xfrm>
                          <a:off x="0" y="0"/>
                          <a:ext cx="1969477" cy="452120"/>
                        </a:xfrm>
                        <a:prstGeom prst="wedgeEllipseCallout">
                          <a:avLst>
                            <a:gd name="adj1" fmla="val -117555"/>
                            <a:gd name="adj2" fmla="val -84185"/>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8374F" w:rsidRPr="00DA0163" w:rsidRDefault="00C8374F" w:rsidP="00B23596">
                            <w:pPr>
                              <w:ind w:firstLine="420"/>
                              <w:jc w:val="center"/>
                              <w:rPr>
                                <w:color w:val="BFBFBF" w:themeColor="background1" w:themeShade="BF"/>
                                <w14:textOutline w14:w="9525" w14:cap="rnd" w14:cmpd="sng" w14:algn="ctr">
                                  <w14:solidFill>
                                    <w14:schemeClr w14:val="bg1">
                                      <w14:lumMod w14:val="85000"/>
                                    </w14:schemeClr>
                                  </w14:solidFill>
                                  <w14:prstDash w14:val="solid"/>
                                  <w14:bevel/>
                                </w14:textOutline>
                              </w:rPr>
                            </w:pP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导向以下</w:t>
                            </w: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6</w:t>
                            </w: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293" o:spid="_x0000_s1036" type="#_x0000_t63" style="position:absolute;left:0;text-align:left;margin-left:272.35pt;margin-top:10.8pt;width:155.1pt;height:35.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" adj="-14592,-7384" fillcolor="#bfbfbf [2412]" strokecolor="#243f60 [1604]" strokeweight="2pt">
                <v:textbox>
                  <w:txbxContent>
                    <w:p w:rsidR="00696E03" w:rsidRPr="00DA0163" w:rsidRDefault="00696E03" w:rsidP="00B23596">
                      <w:pPr>
                        <w:ind w:firstLine="420"/>
                        <w:jc w:val="center"/>
                        <w:rPr>
                          <w:color w:val="BFBFBF" w:themeColor="background1" w:themeShade="BF"/>
                          <w14:textOutline w14:w="9525" w14:cap="rnd" w14:cmpd="sng" w14:algn="ctr">
                            <w14:solidFill>
                              <w14:schemeClr w14:val="bg1">
                                <w14:lumMod w14:val="85000"/>
                              </w14:schemeClr>
                            </w14:solidFill>
                            <w14:prstDash w14:val="solid"/>
                            <w14:bevel/>
                          </w14:textOutline>
                        </w:rPr>
                      </w:pP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导向以下</w:t>
                      </w: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6</w:t>
                      </w:r>
                      <w:r>
                        <w:rPr>
                          <w:rFonts w:hint="eastAsia"/>
                          <w:color w:val="BFBFBF" w:themeColor="background1" w:themeShade="BF"/>
                          <w14:textOutline w14:w="9525" w14:cap="rnd" w14:cmpd="sng" w14:algn="ctr">
                            <w14:solidFill>
                              <w14:schemeClr w14:val="bg1">
                                <w14:lumMod w14:val="85000"/>
                              </w14:schemeClr>
                            </w14:solidFill>
                            <w14:prstDash w14:val="solid"/>
                            <w14:bevel/>
                          </w14:textOutline>
                        </w:rPr>
                        <w:t>个模块</w:t>
                      </w:r>
                    </w:p>
                  </w:txbxContent>
                </v:textbox>
              </v:shape>
            </w:pict>
          </mc:Fallback>
        </mc:AlternateContent>
      </w:r>
    </w:p>
    <w:p w:rsidR="009438EB" w:rsidRDefault="009438EB" w:rsidP="00B23596">
      <w:pPr>
        <w:ind w:firstLine="420"/>
      </w:pPr>
    </w:p>
    <w:p w:rsidR="009438EB" w:rsidRDefault="00B10345" w:rsidP="00B23596">
      <w:pPr>
        <w:ind w:firstLine="420"/>
      </w:pPr>
      <w:r>
        <w:rPr>
          <w:rFonts w:hint="eastAsia"/>
          <w:noProof/>
        </w:rPr>
        <mc:AlternateContent>
          <mc:Choice Requires="wps">
            <w:drawing>
              <wp:anchor distT="0" distB="0" distL="114300" distR="114300" simplePos="0" relativeHeight="251674624" behindDoc="0" locked="0" layoutInCell="1" allowOverlap="1" wp14:anchorId="67540279" wp14:editId="1CEFD412">
                <wp:simplePos x="0" y="0"/>
                <wp:positionH relativeFrom="column">
                  <wp:posOffset>1360170</wp:posOffset>
                </wp:positionH>
                <wp:positionV relativeFrom="paragraph">
                  <wp:posOffset>71232</wp:posOffset>
                </wp:positionV>
                <wp:extent cx="1727835" cy="552450"/>
                <wp:effectExtent l="0" t="0" r="24765" b="19050"/>
                <wp:wrapNone/>
                <wp:docPr id="23" name="圆角矩形 23"/>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数据管理（</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3" o:spid="_x0000_s1037" style="position:absolute;left:0;text-align:left;margin-left:107.1pt;margin-top:5.6pt;width:136.05pt;height: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" fillcolor="#4f81bd [3204]" strokecolor="#243f60 [1604]" strokeweight="2pt">
                <v:textbox>
                  <w:txbxContent>
                    <w:p w:rsidR="00696E03" w:rsidRDefault="00696E03" w:rsidP="00B23596">
                      <w:pPr>
                        <w:ind w:firstLine="420"/>
                        <w:jc w:val="center"/>
                      </w:pPr>
                      <w:r>
                        <w:rPr>
                          <w:rFonts w:hint="eastAsia"/>
                        </w:rPr>
                        <w:t>数据管理（</w:t>
                      </w:r>
                      <w:r w:rsidRPr="00C21885">
                        <w:t>MainPageForAdmin</w:t>
                      </w:r>
                      <w:r>
                        <w:rPr>
                          <w:rFonts w:hint="eastAsia"/>
                        </w:rPr>
                        <w:t>.jsp</w:t>
                      </w:r>
                      <w:r>
                        <w:rPr>
                          <w:rFonts w:hint="eastAsia"/>
                        </w:rPr>
                        <w:t>）</w:t>
                      </w:r>
                    </w:p>
                  </w:txbxContent>
                </v:textbox>
              </v:roundrect>
            </w:pict>
          </mc:Fallback>
        </mc:AlternateContent>
      </w:r>
    </w:p>
    <w:p w:rsidR="009438EB" w:rsidRDefault="009438EB" w:rsidP="00B23596">
      <w:pPr>
        <w:ind w:firstLine="420"/>
      </w:pPr>
    </w:p>
    <w:p w:rsidR="009438EB" w:rsidRDefault="00B10345" w:rsidP="00B23596">
      <w:pPr>
        <w:ind w:firstLine="420"/>
      </w:pPr>
      <w:r>
        <w:rPr>
          <w:rFonts w:hint="eastAsia"/>
          <w:noProof/>
        </w:rPr>
        <mc:AlternateContent>
          <mc:Choice Requires="wps">
            <w:drawing>
              <wp:anchor distT="0" distB="0" distL="114300" distR="114300" simplePos="0" relativeHeight="251676672" behindDoc="0" locked="0" layoutInCell="1" allowOverlap="1" wp14:anchorId="37A77089" wp14:editId="2D9501E0">
                <wp:simplePos x="0" y="0"/>
                <wp:positionH relativeFrom="column">
                  <wp:posOffset>2112645</wp:posOffset>
                </wp:positionH>
                <wp:positionV relativeFrom="paragraph">
                  <wp:posOffset>177277</wp:posOffset>
                </wp:positionV>
                <wp:extent cx="1727835" cy="552450"/>
                <wp:effectExtent l="0" t="0" r="24765" b="19050"/>
                <wp:wrapNone/>
                <wp:docPr id="24" name="圆角矩形 24"/>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数据需求（</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4" o:spid="_x0000_s1038" style="position:absolute;left:0;text-align:left;margin-left:166.35pt;margin-top:13.95pt;width:136.0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" fillcolor="#4f81bd [3204]" strokecolor="#243f60 [1604]" strokeweight="2pt">
                <v:textbox>
                  <w:txbxContent>
                    <w:p w:rsidR="00696E03" w:rsidRDefault="00696E03" w:rsidP="00B23596">
                      <w:pPr>
                        <w:ind w:firstLine="420"/>
                        <w:jc w:val="center"/>
                      </w:pPr>
                      <w:r>
                        <w:rPr>
                          <w:rFonts w:hint="eastAsia"/>
                        </w:rPr>
                        <w:t>数据需求（</w:t>
                      </w:r>
                      <w:r w:rsidRPr="00C21885">
                        <w:t>MainPageForAdmin</w:t>
                      </w:r>
                      <w:r>
                        <w:rPr>
                          <w:rFonts w:hint="eastAsia"/>
                        </w:rPr>
                        <w:t>.jsp</w:t>
                      </w:r>
                      <w:r>
                        <w:rPr>
                          <w:rFonts w:hint="eastAsia"/>
                        </w:rPr>
                        <w:t>）</w:t>
                      </w:r>
                    </w:p>
                  </w:txbxContent>
                </v:textbox>
              </v:roundrect>
            </w:pict>
          </mc:Fallback>
        </mc:AlternateContent>
      </w:r>
    </w:p>
    <w:p w:rsidR="009438EB" w:rsidRDefault="009438EB" w:rsidP="00B23596">
      <w:pPr>
        <w:ind w:firstLine="420"/>
      </w:pPr>
    </w:p>
    <w:p w:rsidR="00C21885" w:rsidRDefault="00C21885" w:rsidP="00B23596">
      <w:pPr>
        <w:ind w:firstLine="420"/>
      </w:pPr>
    </w:p>
    <w:p w:rsidR="00C21885" w:rsidRDefault="00B10345" w:rsidP="00B23596">
      <w:pPr>
        <w:ind w:firstLine="420"/>
      </w:pPr>
      <w:r>
        <w:rPr>
          <w:rFonts w:hint="eastAsia"/>
          <w:noProof/>
        </w:rPr>
        <mc:AlternateContent>
          <mc:Choice Requires="wps">
            <w:drawing>
              <wp:anchor distT="0" distB="0" distL="114300" distR="114300" simplePos="0" relativeHeight="251693056" behindDoc="0" locked="0" layoutInCell="1" allowOverlap="1" wp14:anchorId="4875BA81" wp14:editId="6780AF51">
                <wp:simplePos x="0" y="0"/>
                <wp:positionH relativeFrom="column">
                  <wp:posOffset>92947</wp:posOffset>
                </wp:positionH>
                <wp:positionV relativeFrom="paragraph">
                  <wp:posOffset>136951</wp:posOffset>
                </wp:positionV>
                <wp:extent cx="1778558" cy="653352"/>
                <wp:effectExtent l="0" t="0" r="12700" b="13970"/>
                <wp:wrapNone/>
                <wp:docPr id="291" name="文本框 291"/>
                <wp:cNvGraphicFramePr/>
                <a:graphic xmlns:a="http://schemas.openxmlformats.org/drawingml/2006/main">
                  <a:graphicData uri="http://schemas.microsoft.com/office/word/2010/wordprocessingShape">
                    <wps:wsp>
                      <wps:cNvSpPr txBox="1"/>
                      <wps:spPr>
                        <a:xfrm>
                          <a:off x="0" y="0"/>
                          <a:ext cx="1778558" cy="653352"/>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8374F" w:rsidRDefault="00C8374F" w:rsidP="00B23596">
                            <w:pPr>
                              <w:ind w:firstLine="420"/>
                            </w:pPr>
                            <w:r>
                              <w:rPr>
                                <w:rFonts w:hint="eastAsia"/>
                              </w:rPr>
                              <w:t>登录不正确，返回到主页面</w:t>
                            </w:r>
                          </w:p>
                          <w:p w:rsidR="00C8374F" w:rsidRPr="00B10345" w:rsidRDefault="00C8374F" w:rsidP="00B23596">
                            <w:pPr>
                              <w:ind w:firstLine="420"/>
                            </w:pPr>
                            <w:r>
                              <w:t>I</w:t>
                            </w:r>
                            <w:r>
                              <w:rPr>
                                <w:rFonts w:hint="eastAsia"/>
                              </w:rPr>
                              <w:t>ndex.jsp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91" o:spid="_x0000_s1039" type="#_x0000_t202" style="position:absolute;left:0;text-align:left;margin-left:7.3pt;margin-top:10.8pt;width:140.05pt;height:51.4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" fillcolor="white [3201]" strokecolor="#4f81bd [3204]" strokeweight="2pt">
                <v:textbox>
                  <w:txbxContent>
                    <w:p w:rsidR="00696E03" w:rsidRDefault="00696E03" w:rsidP="00B23596">
                      <w:pPr>
                        <w:ind w:firstLine="420"/>
                      </w:pPr>
                      <w:r>
                        <w:rPr>
                          <w:rFonts w:hint="eastAsia"/>
                        </w:rPr>
                        <w:t>登录不正确，返回到主页面</w:t>
                      </w:r>
                    </w:p>
                    <w:p w:rsidR="00696E03" w:rsidRPr="00B10345" w:rsidRDefault="00696E03" w:rsidP="00B23596">
                      <w:pPr>
                        <w:ind w:firstLine="420"/>
                      </w:pPr>
                      <w:r>
                        <w:t>I</w:t>
                      </w:r>
                      <w:r>
                        <w:rPr>
                          <w:rFonts w:hint="eastAsia"/>
                        </w:rPr>
                        <w:t>ndex.jsp</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4ED2A911" wp14:editId="02ACC792">
                <wp:simplePos x="0" y="0"/>
                <wp:positionH relativeFrom="column">
                  <wp:posOffset>2956560</wp:posOffset>
                </wp:positionH>
                <wp:positionV relativeFrom="paragraph">
                  <wp:posOffset>136002</wp:posOffset>
                </wp:positionV>
                <wp:extent cx="1727835" cy="552450"/>
                <wp:effectExtent l="0" t="0" r="24765" b="19050"/>
                <wp:wrapNone/>
                <wp:docPr id="25" name="圆角矩形 25"/>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系统管理（</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5" o:spid="_x0000_s1040" style="position:absolute;left:0;text-align:left;margin-left:232.8pt;margin-top:10.7pt;width:136.05pt;height: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" fillcolor="#4f81bd [3204]" strokecolor="#243f60 [1604]" strokeweight="2pt">
                <v:textbox>
                  <w:txbxContent>
                    <w:p w:rsidR="00696E03" w:rsidRDefault="00696E03" w:rsidP="00B23596">
                      <w:pPr>
                        <w:ind w:firstLine="420"/>
                        <w:jc w:val="center"/>
                      </w:pPr>
                      <w:r>
                        <w:rPr>
                          <w:rFonts w:hint="eastAsia"/>
                        </w:rPr>
                        <w:t>系统管理（</w:t>
                      </w:r>
                      <w:r w:rsidRPr="00C21885">
                        <w:t>MainPageForAdmin</w:t>
                      </w:r>
                      <w:r>
                        <w:rPr>
                          <w:rFonts w:hint="eastAsia"/>
                        </w:rPr>
                        <w:t>.jsp</w:t>
                      </w:r>
                      <w:r>
                        <w:rPr>
                          <w:rFonts w:hint="eastAsia"/>
                        </w:rPr>
                        <w:t>）</w:t>
                      </w:r>
                    </w:p>
                  </w:txbxContent>
                </v:textbox>
              </v:roundrect>
            </w:pict>
          </mc:Fallback>
        </mc:AlternateContent>
      </w: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B10345" w:rsidP="00B23596">
      <w:pPr>
        <w:ind w:firstLine="420"/>
      </w:pPr>
      <w:r>
        <w:rPr>
          <w:rFonts w:hint="eastAsia"/>
          <w:noProof/>
        </w:rPr>
        <w:lastRenderedPageBreak/>
        <mc:AlternateContent>
          <mc:Choice Requires="wps">
            <w:drawing>
              <wp:anchor distT="0" distB="0" distL="114300" distR="114300" simplePos="0" relativeHeight="251682816" behindDoc="0" locked="0" layoutInCell="1" allowOverlap="1" wp14:anchorId="3970F013" wp14:editId="3CB6E00C">
                <wp:simplePos x="0" y="0"/>
                <wp:positionH relativeFrom="column">
                  <wp:posOffset>2113915</wp:posOffset>
                </wp:positionH>
                <wp:positionV relativeFrom="paragraph">
                  <wp:posOffset>50277</wp:posOffset>
                </wp:positionV>
                <wp:extent cx="1727835" cy="552450"/>
                <wp:effectExtent l="0" t="0" r="24765" b="19050"/>
                <wp:wrapNone/>
                <wp:docPr id="27" name="圆角矩形 27"/>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台站短波（</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7" o:spid="_x0000_s1041" style="position:absolute;left:0;text-align:left;margin-left:166.45pt;margin-top:3.95pt;width:136.05pt;height: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" fillcolor="#4f81bd [3204]" strokecolor="#243f60 [1604]" strokeweight="2pt">
                <v:textbox>
                  <w:txbxContent>
                    <w:p w:rsidR="00696E03" w:rsidRDefault="00696E03" w:rsidP="00B23596">
                      <w:pPr>
                        <w:ind w:firstLine="420"/>
                        <w:jc w:val="center"/>
                      </w:pPr>
                      <w:r>
                        <w:rPr>
                          <w:rFonts w:hint="eastAsia"/>
                        </w:rPr>
                        <w:t>台站短波（</w:t>
                      </w:r>
                      <w:r w:rsidRPr="00C21885">
                        <w:t>MainPageForAdmin</w:t>
                      </w:r>
                      <w:r>
                        <w:rPr>
                          <w:rFonts w:hint="eastAsia"/>
                        </w:rPr>
                        <w:t>.jsp</w:t>
                      </w:r>
                      <w:r>
                        <w:rPr>
                          <w:rFonts w:hint="eastAsia"/>
                        </w:rPr>
                        <w:t>）</w:t>
                      </w:r>
                    </w:p>
                  </w:txbxContent>
                </v:textbox>
              </v:roundrect>
            </w:pict>
          </mc:Fallback>
        </mc:AlternateContent>
      </w:r>
    </w:p>
    <w:p w:rsidR="00C21885" w:rsidRDefault="00C21885" w:rsidP="00B23596">
      <w:pPr>
        <w:ind w:firstLine="420"/>
      </w:pPr>
    </w:p>
    <w:p w:rsidR="00C21885" w:rsidRDefault="00C21885" w:rsidP="00B23596">
      <w:pPr>
        <w:ind w:firstLine="420"/>
      </w:pPr>
    </w:p>
    <w:p w:rsidR="00C21885" w:rsidRDefault="00B10345" w:rsidP="00B23596">
      <w:pPr>
        <w:ind w:firstLine="420"/>
      </w:pPr>
      <w:r>
        <w:rPr>
          <w:rFonts w:hint="eastAsia"/>
          <w:noProof/>
        </w:rPr>
        <mc:AlternateContent>
          <mc:Choice Requires="wps">
            <w:drawing>
              <wp:anchor distT="0" distB="0" distL="114300" distR="114300" simplePos="0" relativeHeight="251684864" behindDoc="0" locked="0" layoutInCell="1" allowOverlap="1" wp14:anchorId="4EBE005A" wp14:editId="6A206E49">
                <wp:simplePos x="0" y="0"/>
                <wp:positionH relativeFrom="column">
                  <wp:posOffset>1249680</wp:posOffset>
                </wp:positionH>
                <wp:positionV relativeFrom="paragraph">
                  <wp:posOffset>8367</wp:posOffset>
                </wp:positionV>
                <wp:extent cx="1727835" cy="552450"/>
                <wp:effectExtent l="0" t="0" r="24765" b="19050"/>
                <wp:wrapNone/>
                <wp:docPr id="28" name="圆角矩形 28"/>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台站超短波（</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8" o:spid="_x0000_s1042" style="position:absolute;left:0;text-align:left;margin-left:98.4pt;margin-top:.65pt;width:136.0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" fillcolor="#4f81bd [3204]" strokecolor="#243f60 [1604]" strokeweight="2pt">
                <v:textbox>
                  <w:txbxContent>
                    <w:p w:rsidR="00696E03" w:rsidRDefault="00696E03" w:rsidP="00B23596">
                      <w:pPr>
                        <w:ind w:firstLine="420"/>
                        <w:jc w:val="center"/>
                      </w:pPr>
                      <w:r>
                        <w:rPr>
                          <w:rFonts w:hint="eastAsia"/>
                        </w:rPr>
                        <w:t>台站超短波（</w:t>
                      </w:r>
                      <w:r w:rsidRPr="00C21885">
                        <w:t>MainPageForAdmin</w:t>
                      </w:r>
                      <w:r>
                        <w:rPr>
                          <w:rFonts w:hint="eastAsia"/>
                        </w:rPr>
                        <w:t>.jsp</w:t>
                      </w:r>
                      <w:r>
                        <w:rPr>
                          <w:rFonts w:hint="eastAsia"/>
                        </w:rPr>
                        <w:t>）</w:t>
                      </w:r>
                    </w:p>
                  </w:txbxContent>
                </v:textbox>
              </v:roundrect>
            </w:pict>
          </mc:Fallback>
        </mc:AlternateContent>
      </w:r>
    </w:p>
    <w:p w:rsidR="00C21885" w:rsidRDefault="00C21885" w:rsidP="00B23596">
      <w:pPr>
        <w:ind w:firstLine="420"/>
      </w:pPr>
    </w:p>
    <w:p w:rsidR="00C21885" w:rsidRDefault="00B10345" w:rsidP="00B23596">
      <w:pPr>
        <w:ind w:firstLine="420"/>
      </w:pPr>
      <w:r>
        <w:rPr>
          <w:rFonts w:hint="eastAsia"/>
          <w:noProof/>
        </w:rPr>
        <mc:AlternateContent>
          <mc:Choice Requires="wps">
            <w:drawing>
              <wp:anchor distT="0" distB="0" distL="114300" distR="114300" simplePos="0" relativeHeight="251686912" behindDoc="0" locked="0" layoutInCell="1" allowOverlap="1" wp14:anchorId="7933CE71" wp14:editId="5383C2C8">
                <wp:simplePos x="0" y="0"/>
                <wp:positionH relativeFrom="column">
                  <wp:posOffset>768985</wp:posOffset>
                </wp:positionH>
                <wp:positionV relativeFrom="paragraph">
                  <wp:posOffset>165847</wp:posOffset>
                </wp:positionV>
                <wp:extent cx="1727835" cy="552450"/>
                <wp:effectExtent l="0" t="0" r="24765" b="19050"/>
                <wp:wrapNone/>
                <wp:docPr id="29" name="圆角矩形 29"/>
                <wp:cNvGraphicFramePr/>
                <a:graphic xmlns:a="http://schemas.openxmlformats.org/drawingml/2006/main">
                  <a:graphicData uri="http://schemas.microsoft.com/office/word/2010/wordprocessingShape">
                    <wps:wsp>
                      <wps:cNvSpPr/>
                      <wps:spPr>
                        <a:xfrm>
                          <a:off x="0" y="0"/>
                          <a:ext cx="172783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374F" w:rsidRDefault="00C8374F" w:rsidP="00B23596">
                            <w:pPr>
                              <w:ind w:firstLine="420"/>
                              <w:jc w:val="center"/>
                            </w:pPr>
                            <w:r>
                              <w:rPr>
                                <w:rFonts w:hint="eastAsia"/>
                              </w:rPr>
                              <w:t>台站卫星（</w:t>
                            </w:r>
                            <w:r w:rsidRPr="00C21885">
                              <w:t>MainPageForAdmin</w:t>
                            </w:r>
                            <w:r>
                              <w:rPr>
                                <w:rFonts w:hint="eastAsia"/>
                              </w:rPr>
                              <w:t>.jsp</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29" o:spid="_x0000_s1043" style="position:absolute;left:0;text-align:left;margin-left:60.55pt;margin-top:13.05pt;width:136.05pt;height: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" fillcolor="#4f81bd [3204]" strokecolor="#243f60 [1604]" strokeweight="2pt">
                <v:textbox>
                  <w:txbxContent>
                    <w:p w:rsidR="00696E03" w:rsidRDefault="00696E03" w:rsidP="00B23596">
                      <w:pPr>
                        <w:ind w:firstLine="420"/>
                        <w:jc w:val="center"/>
                      </w:pPr>
                      <w:r>
                        <w:rPr>
                          <w:rFonts w:hint="eastAsia"/>
                        </w:rPr>
                        <w:t>台站卫星（</w:t>
                      </w:r>
                      <w:r w:rsidRPr="00C21885">
                        <w:t>MainPageForAdmin</w:t>
                      </w:r>
                      <w:r>
                        <w:rPr>
                          <w:rFonts w:hint="eastAsia"/>
                        </w:rPr>
                        <w:t>.jsp</w:t>
                      </w:r>
                      <w:r>
                        <w:rPr>
                          <w:rFonts w:hint="eastAsia"/>
                        </w:rPr>
                        <w:t>）</w:t>
                      </w:r>
                    </w:p>
                  </w:txbxContent>
                </v:textbox>
              </v:roundrect>
            </w:pict>
          </mc:Fallback>
        </mc:AlternateContent>
      </w: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C21885" w:rsidP="00B23596">
      <w:pPr>
        <w:ind w:firstLine="420"/>
      </w:pPr>
    </w:p>
    <w:p w:rsidR="00C21885" w:rsidRDefault="00C21885" w:rsidP="00B23596">
      <w:pPr>
        <w:ind w:firstLine="420"/>
      </w:pPr>
    </w:p>
    <w:tbl>
      <w:tblPr>
        <w:tblStyle w:val="a5"/>
        <w:tblW w:w="0" w:type="auto"/>
        <w:tblLook w:val="04A0" w:firstRow="1" w:lastRow="0" w:firstColumn="1" w:lastColumn="0" w:noHBand="0" w:noVBand="1"/>
      </w:tblPr>
      <w:tblGrid>
        <w:gridCol w:w="2840"/>
        <w:gridCol w:w="2841"/>
        <w:gridCol w:w="2841"/>
      </w:tblGrid>
      <w:tr w:rsidR="003B59EA" w:rsidTr="00097758">
        <w:tc>
          <w:tcPr>
            <w:tcW w:w="2840" w:type="dxa"/>
          </w:tcPr>
          <w:p w:rsidR="003B59EA" w:rsidRDefault="003B59EA" w:rsidP="00B23596">
            <w:pPr>
              <w:ind w:firstLine="420"/>
            </w:pPr>
            <w:r>
              <w:rPr>
                <w:rFonts w:hint="eastAsia"/>
              </w:rPr>
              <w:t>index.jsp</w:t>
            </w:r>
          </w:p>
        </w:tc>
        <w:tc>
          <w:tcPr>
            <w:tcW w:w="2841" w:type="dxa"/>
          </w:tcPr>
          <w:p w:rsidR="003B59EA" w:rsidRDefault="003B59EA" w:rsidP="00B23596">
            <w:pPr>
              <w:ind w:firstLine="420"/>
            </w:pPr>
            <w:r>
              <w:rPr>
                <w:rFonts w:hint="eastAsia"/>
              </w:rPr>
              <w:t>获取用户名和口令</w:t>
            </w:r>
          </w:p>
        </w:tc>
        <w:tc>
          <w:tcPr>
            <w:tcW w:w="2841" w:type="dxa"/>
          </w:tcPr>
          <w:p w:rsidR="003B59EA" w:rsidRDefault="003B59EA" w:rsidP="00B23596">
            <w:pPr>
              <w:ind w:firstLine="420"/>
            </w:pPr>
          </w:p>
        </w:tc>
      </w:tr>
      <w:tr w:rsidR="003B59EA" w:rsidTr="00097758">
        <w:tc>
          <w:tcPr>
            <w:tcW w:w="2840" w:type="dxa"/>
          </w:tcPr>
          <w:p w:rsidR="003B59EA" w:rsidRDefault="003B59EA" w:rsidP="007A7C83">
            <w:r w:rsidRPr="00606D15">
              <w:t>loginProcess/LoginProcess.jsp</w:t>
            </w:r>
          </w:p>
        </w:tc>
        <w:tc>
          <w:tcPr>
            <w:tcW w:w="2841" w:type="dxa"/>
          </w:tcPr>
          <w:p w:rsidR="003B59EA" w:rsidRDefault="003B59EA" w:rsidP="00821D6E">
            <w:r>
              <w:rPr>
                <w:rFonts w:hint="eastAsia"/>
              </w:rPr>
              <w:t>根据用户名和口令，完成用户验证。</w:t>
            </w:r>
          </w:p>
        </w:tc>
        <w:tc>
          <w:tcPr>
            <w:tcW w:w="2841" w:type="dxa"/>
          </w:tcPr>
          <w:p w:rsidR="003B59EA" w:rsidRDefault="003B59EA" w:rsidP="00821D6E">
            <w:r>
              <w:rPr>
                <w:rFonts w:hint="eastAsia"/>
              </w:rPr>
              <w:t>用户类型为：</w:t>
            </w:r>
            <w:r w:rsidR="00A71A55">
              <w:rPr>
                <w:rFonts w:hint="eastAsia"/>
              </w:rPr>
              <w:t>数据管理，数据需求，系统管理，台站短波，台站超短波，台站卫星</w:t>
            </w:r>
            <w:r w:rsidR="00A71A55">
              <w:t xml:space="preserve"> </w:t>
            </w:r>
          </w:p>
        </w:tc>
      </w:tr>
      <w:tr w:rsidR="00002CF2" w:rsidTr="00097758">
        <w:tc>
          <w:tcPr>
            <w:tcW w:w="2840" w:type="dxa"/>
          </w:tcPr>
          <w:p w:rsidR="00002CF2" w:rsidRPr="00606D15" w:rsidRDefault="00002CF2" w:rsidP="00821D6E">
            <w:r>
              <w:t>L</w:t>
            </w:r>
            <w:r>
              <w:rPr>
                <w:rFonts w:hint="eastAsia"/>
              </w:rPr>
              <w:t>ogin.jsp</w:t>
            </w:r>
          </w:p>
        </w:tc>
        <w:tc>
          <w:tcPr>
            <w:tcW w:w="2841" w:type="dxa"/>
          </w:tcPr>
          <w:p w:rsidR="00002CF2" w:rsidRDefault="00002CF2" w:rsidP="00821D6E">
            <w:r>
              <w:rPr>
                <w:rFonts w:hint="eastAsia"/>
              </w:rPr>
              <w:t>根据不同的角色，导向到不同页面</w:t>
            </w:r>
          </w:p>
        </w:tc>
        <w:tc>
          <w:tcPr>
            <w:tcW w:w="2841" w:type="dxa"/>
          </w:tcPr>
          <w:p w:rsidR="00002CF2" w:rsidRPr="00002CF2" w:rsidRDefault="00002CF2" w:rsidP="00B23596">
            <w:pPr>
              <w:ind w:firstLine="420"/>
            </w:pPr>
          </w:p>
        </w:tc>
      </w:tr>
    </w:tbl>
    <w:p w:rsidR="00C21885" w:rsidRDefault="00C21885" w:rsidP="00B23596">
      <w:pPr>
        <w:ind w:firstLine="420"/>
      </w:pPr>
    </w:p>
    <w:p w:rsidR="009438EB" w:rsidRDefault="003B59EA" w:rsidP="00B23596">
      <w:pPr>
        <w:ind w:firstLine="420"/>
      </w:pPr>
      <w:r>
        <w:rPr>
          <w:rFonts w:hint="eastAsia"/>
        </w:rPr>
        <w:t>操作数据库中表</w:t>
      </w:r>
      <w:r>
        <w:rPr>
          <w:rFonts w:hint="eastAsia"/>
        </w:rPr>
        <w:t xml:space="preserve">userinfo, </w:t>
      </w:r>
      <w:r>
        <w:rPr>
          <w:rFonts w:hint="eastAsia"/>
        </w:rPr>
        <w:t>只进行读取。</w:t>
      </w:r>
    </w:p>
    <w:p w:rsidR="00097758" w:rsidRPr="007D6A36" w:rsidRDefault="00364A3E" w:rsidP="00364A3E">
      <w:pPr>
        <w:pStyle w:val="1"/>
      </w:pPr>
      <w:bookmarkStart w:id="22" w:name="_Toc501961656"/>
      <w:r>
        <w:rPr>
          <w:rFonts w:hint="eastAsia"/>
        </w:rPr>
        <w:t>8.</w:t>
      </w:r>
      <w:r w:rsidR="00097758" w:rsidRPr="007D6A36">
        <w:rPr>
          <w:rFonts w:hint="eastAsia"/>
        </w:rPr>
        <w:t>用户</w:t>
      </w:r>
      <w:r w:rsidR="00F4664C" w:rsidRPr="007D6A36">
        <w:rPr>
          <w:rFonts w:hint="eastAsia"/>
        </w:rPr>
        <w:t>管理</w:t>
      </w:r>
      <w:r w:rsidR="00097758" w:rsidRPr="007D6A36">
        <w:rPr>
          <w:rFonts w:hint="eastAsia"/>
        </w:rPr>
        <w:t>页面</w:t>
      </w:r>
      <w:bookmarkEnd w:id="22"/>
    </w:p>
    <w:p w:rsidR="001A6002" w:rsidRPr="007D6A36" w:rsidRDefault="00364A3E" w:rsidP="007D6A36">
      <w:pPr>
        <w:pStyle w:val="2"/>
      </w:pPr>
      <w:bookmarkStart w:id="23" w:name="_Toc501961657"/>
      <w:r>
        <w:rPr>
          <w:rFonts w:hint="eastAsia"/>
        </w:rPr>
        <w:t>8.1</w:t>
      </w:r>
      <w:r w:rsidR="001A6002" w:rsidRPr="007D6A36">
        <w:rPr>
          <w:rFonts w:hint="eastAsia"/>
        </w:rPr>
        <w:t>页面</w:t>
      </w:r>
      <w:r w:rsidR="00F4664C" w:rsidRPr="007D6A36">
        <w:rPr>
          <w:rFonts w:hint="eastAsia"/>
        </w:rPr>
        <w:t>布局</w:t>
      </w:r>
      <w:bookmarkEnd w:id="23"/>
    </w:p>
    <w:p w:rsidR="00097758" w:rsidRDefault="00097758" w:rsidP="00097758">
      <w:pPr>
        <w:ind w:firstLineChars="200" w:firstLine="420"/>
      </w:pPr>
      <w:r>
        <w:rPr>
          <w:rFonts w:hint="eastAsia"/>
        </w:rPr>
        <w:t>系统管理页面是</w:t>
      </w:r>
      <w:r w:rsidR="00F4664C">
        <w:rPr>
          <w:rFonts w:hint="eastAsia"/>
        </w:rPr>
        <w:t>系统管理员</w:t>
      </w:r>
      <w:r>
        <w:rPr>
          <w:rFonts w:hint="eastAsia"/>
        </w:rPr>
        <w:t>用户登录后进入的页面，该页面为</w:t>
      </w:r>
      <w:r w:rsidR="00F4664C">
        <w:rPr>
          <w:rFonts w:hint="eastAsia"/>
        </w:rPr>
        <w:t>UserManage</w:t>
      </w:r>
      <w:r>
        <w:rPr>
          <w:rFonts w:hint="eastAsia"/>
        </w:rPr>
        <w:t>.</w:t>
      </w:r>
      <w:proofErr w:type="gramStart"/>
      <w:r>
        <w:rPr>
          <w:rFonts w:hint="eastAsia"/>
        </w:rPr>
        <w:t>jsp</w:t>
      </w:r>
      <w:proofErr w:type="gramEnd"/>
    </w:p>
    <w:p w:rsidR="00F40401" w:rsidRDefault="00F4664C" w:rsidP="00F40401">
      <w:pPr>
        <w:keepNext/>
        <w:ind w:firstLineChars="200" w:firstLine="420"/>
      </w:pPr>
      <w:r>
        <w:object w:dxaOrig="7851" w:dyaOrig="54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15pt;height:273.7pt" o:ole="">
            <v:imagedata r:id="rId15" o:title=""/>
          </v:shape>
          <o:OLEObject Type="Embed" ProgID="Visio.Drawing.11" ShapeID="_x0000_i1025" DrawAspect="Content" ObjectID="_1577887338" r:id="rId16"/>
        </w:object>
      </w:r>
    </w:p>
    <w:p w:rsidR="00B630A5" w:rsidRPr="00F40401" w:rsidRDefault="00F40401" w:rsidP="00B23596">
      <w:pPr>
        <w:pStyle w:val="ac"/>
        <w:ind w:firstLine="400"/>
      </w:pPr>
      <w:r w:rsidRPr="00F40401">
        <w:rPr>
          <w:rFonts w:hint="eastAsia"/>
        </w:rPr>
        <w:t>图</w:t>
      </w:r>
      <w:r w:rsidRPr="00F40401">
        <w:rPr>
          <w:rFonts w:hint="eastAsia"/>
        </w:rPr>
        <w:t xml:space="preserve"> </w:t>
      </w:r>
      <w:r w:rsidRPr="00F40401">
        <w:fldChar w:fldCharType="begin"/>
      </w:r>
      <w:r w:rsidRPr="00F40401">
        <w:instrText xml:space="preserve"> </w:instrText>
      </w:r>
      <w:r w:rsidRPr="00F40401">
        <w:rPr>
          <w:rFonts w:hint="eastAsia"/>
        </w:rPr>
        <w:instrText xml:space="preserve">SEQ </w:instrText>
      </w:r>
      <w:r w:rsidRPr="00F40401">
        <w:rPr>
          <w:rFonts w:hint="eastAsia"/>
        </w:rPr>
        <w:instrText>图</w:instrText>
      </w:r>
      <w:r w:rsidRPr="00F40401">
        <w:rPr>
          <w:rFonts w:hint="eastAsia"/>
        </w:rPr>
        <w:instrText xml:space="preserve"> \* ARABIC</w:instrText>
      </w:r>
      <w:r w:rsidRPr="00F40401">
        <w:instrText xml:space="preserve"> </w:instrText>
      </w:r>
      <w:r w:rsidRPr="00F40401">
        <w:fldChar w:fldCharType="separate"/>
      </w:r>
      <w:r w:rsidR="000A2991">
        <w:rPr>
          <w:noProof/>
        </w:rPr>
        <w:t>3</w:t>
      </w:r>
      <w:r w:rsidRPr="00F40401">
        <w:fldChar w:fldCharType="end"/>
      </w:r>
      <w:r w:rsidRPr="00F40401">
        <w:rPr>
          <w:rFonts w:hint="eastAsia"/>
        </w:rPr>
        <w:t xml:space="preserve"> </w:t>
      </w:r>
      <w:r w:rsidRPr="00F40401">
        <w:rPr>
          <w:rFonts w:hint="eastAsia"/>
        </w:rPr>
        <w:t>页面布局</w:t>
      </w:r>
    </w:p>
    <w:p w:rsidR="00B630A5" w:rsidRDefault="00B630A5" w:rsidP="00097758">
      <w:pPr>
        <w:ind w:firstLineChars="200" w:firstLine="420"/>
      </w:pPr>
    </w:p>
    <w:p w:rsidR="001A6002" w:rsidRPr="007D6A36" w:rsidRDefault="00364A3E" w:rsidP="007D6A36">
      <w:pPr>
        <w:pStyle w:val="2"/>
      </w:pPr>
      <w:bookmarkStart w:id="24" w:name="_Toc501961658"/>
      <w:r>
        <w:rPr>
          <w:rFonts w:hint="eastAsia"/>
        </w:rPr>
        <w:t>8.2</w:t>
      </w:r>
      <w:r w:rsidR="001A6002" w:rsidRPr="007D6A36">
        <w:rPr>
          <w:rFonts w:hint="eastAsia"/>
        </w:rPr>
        <w:t>功能</w:t>
      </w:r>
      <w:bookmarkEnd w:id="24"/>
    </w:p>
    <w:p w:rsidR="00097758" w:rsidRDefault="00097758" w:rsidP="00097758">
      <w:pPr>
        <w:ind w:firstLineChars="200" w:firstLine="420"/>
      </w:pPr>
      <w:r>
        <w:rPr>
          <w:rFonts w:hint="eastAsia"/>
        </w:rPr>
        <w:t>系统管理</w:t>
      </w:r>
      <w:r w:rsidR="00D77630">
        <w:rPr>
          <w:rFonts w:hint="eastAsia"/>
        </w:rPr>
        <w:t>页面</w:t>
      </w:r>
      <w:r>
        <w:rPr>
          <w:rFonts w:hint="eastAsia"/>
        </w:rPr>
        <w:t>的功能包括：</w:t>
      </w:r>
    </w:p>
    <w:tbl>
      <w:tblPr>
        <w:tblStyle w:val="a5"/>
        <w:tblW w:w="0" w:type="auto"/>
        <w:tblInd w:w="420" w:type="dxa"/>
        <w:tblLayout w:type="fixed"/>
        <w:tblLook w:val="04A0" w:firstRow="1" w:lastRow="0" w:firstColumn="1" w:lastColumn="0" w:noHBand="0" w:noVBand="1"/>
      </w:tblPr>
      <w:tblGrid>
        <w:gridCol w:w="1815"/>
        <w:gridCol w:w="3969"/>
        <w:gridCol w:w="2318"/>
      </w:tblGrid>
      <w:tr w:rsidR="00097758" w:rsidRPr="00097758" w:rsidTr="00097758">
        <w:tc>
          <w:tcPr>
            <w:tcW w:w="1815" w:type="dxa"/>
          </w:tcPr>
          <w:p w:rsidR="00097758" w:rsidRPr="00097758" w:rsidRDefault="00097758" w:rsidP="00B23596">
            <w:pPr>
              <w:ind w:firstLine="420"/>
            </w:pPr>
            <w:r>
              <w:rPr>
                <w:rFonts w:hint="eastAsia"/>
              </w:rPr>
              <w:t>功能</w:t>
            </w:r>
          </w:p>
        </w:tc>
        <w:tc>
          <w:tcPr>
            <w:tcW w:w="3969" w:type="dxa"/>
          </w:tcPr>
          <w:p w:rsidR="00097758" w:rsidRPr="00097758" w:rsidRDefault="00102BFC" w:rsidP="00B23596">
            <w:pPr>
              <w:ind w:firstLine="420"/>
            </w:pPr>
            <w:r>
              <w:rPr>
                <w:rFonts w:hint="eastAsia"/>
              </w:rPr>
              <w:t>菜单导向</w:t>
            </w:r>
          </w:p>
        </w:tc>
        <w:tc>
          <w:tcPr>
            <w:tcW w:w="2318" w:type="dxa"/>
          </w:tcPr>
          <w:p w:rsidR="00097758" w:rsidRPr="00097758" w:rsidRDefault="00097758" w:rsidP="00B23596">
            <w:pPr>
              <w:ind w:firstLine="420"/>
            </w:pPr>
          </w:p>
        </w:tc>
      </w:tr>
      <w:tr w:rsidR="00097758" w:rsidRPr="00097758" w:rsidTr="00097758">
        <w:tc>
          <w:tcPr>
            <w:tcW w:w="1815" w:type="dxa"/>
          </w:tcPr>
          <w:p w:rsidR="00097758" w:rsidRPr="00097758" w:rsidRDefault="00097758" w:rsidP="007A7C83">
            <w:r w:rsidRPr="00097758">
              <w:rPr>
                <w:rFonts w:hint="eastAsia"/>
              </w:rPr>
              <w:t>删除某用户</w:t>
            </w:r>
          </w:p>
        </w:tc>
        <w:tc>
          <w:tcPr>
            <w:tcW w:w="3969" w:type="dxa"/>
          </w:tcPr>
          <w:p w:rsidR="00097758" w:rsidRPr="00097758" w:rsidRDefault="00097758" w:rsidP="007A7C83">
            <w:proofErr w:type="gramStart"/>
            <w:r w:rsidRPr="00097758">
              <w:t>javascript:</w:t>
            </w:r>
            <w:proofErr w:type="gramEnd"/>
            <w:r w:rsidRPr="00097758">
              <w:t>UserDelete('&lt;%=userID%&gt;')</w:t>
            </w:r>
          </w:p>
        </w:tc>
        <w:tc>
          <w:tcPr>
            <w:tcW w:w="2318" w:type="dxa"/>
          </w:tcPr>
          <w:p w:rsidR="00097758" w:rsidRPr="00097758" w:rsidRDefault="00097758" w:rsidP="00B23596">
            <w:pPr>
              <w:ind w:firstLine="420"/>
            </w:pPr>
          </w:p>
        </w:tc>
      </w:tr>
      <w:tr w:rsidR="00097758" w:rsidRPr="00097758" w:rsidTr="00097758">
        <w:tc>
          <w:tcPr>
            <w:tcW w:w="1815" w:type="dxa"/>
          </w:tcPr>
          <w:p w:rsidR="00097758" w:rsidRPr="00097758" w:rsidRDefault="00097758" w:rsidP="007A7C83">
            <w:r w:rsidRPr="00097758">
              <w:rPr>
                <w:rFonts w:hint="eastAsia"/>
              </w:rPr>
              <w:t>用户重置密码</w:t>
            </w:r>
          </w:p>
        </w:tc>
        <w:tc>
          <w:tcPr>
            <w:tcW w:w="3969" w:type="dxa"/>
          </w:tcPr>
          <w:p w:rsidR="00097758" w:rsidRPr="00097758" w:rsidRDefault="00097758" w:rsidP="007A7C83">
            <w:proofErr w:type="gramStart"/>
            <w:r w:rsidRPr="00097758">
              <w:t>javascript:</w:t>
            </w:r>
            <w:proofErr w:type="gramEnd"/>
            <w:r w:rsidRPr="00097758">
              <w:t>UserPasswordReset(%=userID%&gt;'</w:t>
            </w:r>
          </w:p>
        </w:tc>
        <w:tc>
          <w:tcPr>
            <w:tcW w:w="2318" w:type="dxa"/>
          </w:tcPr>
          <w:p w:rsidR="00097758" w:rsidRPr="00097758" w:rsidRDefault="00097758" w:rsidP="00B23596">
            <w:pPr>
              <w:ind w:firstLine="420"/>
            </w:pPr>
          </w:p>
        </w:tc>
      </w:tr>
      <w:tr w:rsidR="00D77630" w:rsidRPr="00097758" w:rsidTr="00097758">
        <w:tc>
          <w:tcPr>
            <w:tcW w:w="1815" w:type="dxa"/>
          </w:tcPr>
          <w:p w:rsidR="00D77630" w:rsidRPr="00097758" w:rsidRDefault="00D77630" w:rsidP="007A7C83">
            <w:r>
              <w:rPr>
                <w:rFonts w:hint="eastAsia"/>
              </w:rPr>
              <w:t>审核用户信息</w:t>
            </w:r>
          </w:p>
        </w:tc>
        <w:tc>
          <w:tcPr>
            <w:tcW w:w="3969" w:type="dxa"/>
          </w:tcPr>
          <w:p w:rsidR="00D77630" w:rsidRPr="00097758" w:rsidRDefault="00D77630" w:rsidP="007A7C83">
            <w:proofErr w:type="gramStart"/>
            <w:r w:rsidRPr="00D77630">
              <w:t>userConfirm(</w:t>
            </w:r>
            <w:proofErr w:type="gramEnd"/>
            <w:r w:rsidRPr="00D77630">
              <w:t>'&lt;%=userID%&gt;')</w:t>
            </w:r>
          </w:p>
        </w:tc>
        <w:tc>
          <w:tcPr>
            <w:tcW w:w="2318" w:type="dxa"/>
          </w:tcPr>
          <w:p w:rsidR="00D77630" w:rsidRPr="00097758" w:rsidRDefault="00D77630" w:rsidP="00B23596">
            <w:pPr>
              <w:ind w:firstLine="420"/>
            </w:pPr>
          </w:p>
        </w:tc>
      </w:tr>
      <w:tr w:rsidR="00BC515C" w:rsidRPr="00097758" w:rsidTr="00097758">
        <w:tc>
          <w:tcPr>
            <w:tcW w:w="1815" w:type="dxa"/>
          </w:tcPr>
          <w:p w:rsidR="00BC515C" w:rsidRPr="00097758" w:rsidRDefault="00BC515C" w:rsidP="007A7C83">
            <w:r w:rsidRPr="00097758">
              <w:rPr>
                <w:rFonts w:hint="eastAsia"/>
              </w:rPr>
              <w:t>修改自己的口令</w:t>
            </w:r>
          </w:p>
        </w:tc>
        <w:tc>
          <w:tcPr>
            <w:tcW w:w="3969" w:type="dxa"/>
          </w:tcPr>
          <w:p w:rsidR="00BC515C" w:rsidRPr="00097758" w:rsidRDefault="00BC515C" w:rsidP="007A7C83">
            <w:r w:rsidRPr="00F4664C">
              <w:t>UserPasswordModifyForm.jsp</w:t>
            </w:r>
          </w:p>
        </w:tc>
        <w:tc>
          <w:tcPr>
            <w:tcW w:w="2318" w:type="dxa"/>
          </w:tcPr>
          <w:p w:rsidR="00BC515C" w:rsidRPr="00097758" w:rsidRDefault="00BC515C" w:rsidP="00B23596">
            <w:pPr>
              <w:ind w:firstLine="420"/>
            </w:pPr>
          </w:p>
        </w:tc>
      </w:tr>
    </w:tbl>
    <w:p w:rsidR="001A6002" w:rsidRPr="007D6A36" w:rsidRDefault="001A6002" w:rsidP="007D6A36">
      <w:pPr>
        <w:pStyle w:val="3"/>
      </w:pPr>
      <w:r w:rsidRPr="007D6A36">
        <w:rPr>
          <w:rFonts w:hint="eastAsia"/>
        </w:rPr>
        <w:t>删除某用户：</w:t>
      </w:r>
    </w:p>
    <w:p w:rsidR="001A6002" w:rsidRPr="001A6002" w:rsidRDefault="001A6002" w:rsidP="001A6002">
      <w:pPr>
        <w:ind w:firstLineChars="200" w:firstLine="420"/>
      </w:pPr>
      <w:r>
        <w:rPr>
          <w:rFonts w:hint="eastAsia"/>
        </w:rPr>
        <w:t>删除用户的操作按钮位于用户列表中对应用户所在的行。点击删除按钮，完成用户的删除。</w:t>
      </w:r>
    </w:p>
    <w:p w:rsidR="001A6002" w:rsidRDefault="001A6002" w:rsidP="00B23596">
      <w:pPr>
        <w:widowControl/>
        <w:ind w:firstLine="420"/>
        <w:jc w:val="left"/>
      </w:pPr>
      <w:r>
        <w:rPr>
          <w:rFonts w:hint="eastAsia"/>
          <w:noProof/>
        </w:rPr>
        <mc:AlternateContent>
          <mc:Choice Requires="wps">
            <w:drawing>
              <wp:anchor distT="0" distB="0" distL="114300" distR="114300" simplePos="0" relativeHeight="251701248" behindDoc="0" locked="0" layoutInCell="1" allowOverlap="1" wp14:anchorId="00D4448F" wp14:editId="6A56C384">
                <wp:simplePos x="0" y="0"/>
                <wp:positionH relativeFrom="column">
                  <wp:posOffset>485775</wp:posOffset>
                </wp:positionH>
                <wp:positionV relativeFrom="paragraph">
                  <wp:posOffset>128905</wp:posOffset>
                </wp:positionV>
                <wp:extent cx="4629150" cy="981075"/>
                <wp:effectExtent l="0" t="0" r="19050" b="28575"/>
                <wp:wrapNone/>
                <wp:docPr id="292" name="文本框 292"/>
                <wp:cNvGraphicFramePr/>
                <a:graphic xmlns:a="http://schemas.openxmlformats.org/drawingml/2006/main">
                  <a:graphicData uri="http://schemas.microsoft.com/office/word/2010/wordprocessingShape">
                    <wps:wsp>
                      <wps:cNvSpPr txBox="1"/>
                      <wps:spPr>
                        <a:xfrm>
                          <a:off x="0" y="0"/>
                          <a:ext cx="4629150"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B23596">
                            <w:pPr>
                              <w:ind w:firstLine="420"/>
                            </w:pPr>
                            <w:r w:rsidRPr="001A6002">
                              <w:t>UserDelete('&lt;%=userID%&gt;')</w:t>
                            </w:r>
                            <w:r>
                              <w:rPr>
                                <w:rFonts w:hint="eastAsia"/>
                              </w:rPr>
                              <w:t>：位于</w:t>
                            </w:r>
                            <w:r>
                              <w:rPr>
                                <w:rFonts w:hint="eastAsia"/>
                              </w:rPr>
                              <w:t>js/Admin.</w:t>
                            </w:r>
                            <w:proofErr w:type="gramStart"/>
                            <w:r>
                              <w:rPr>
                                <w:rFonts w:hint="eastAsia"/>
                              </w:rPr>
                              <w:t>js</w:t>
                            </w:r>
                            <w:proofErr w:type="gramEnd"/>
                          </w:p>
                          <w:p w:rsidR="00C8374F" w:rsidRDefault="00C8374F" w:rsidP="001A6002">
                            <w:pPr>
                              <w:ind w:firstLine="420"/>
                            </w:pPr>
                            <w:r>
                              <w:rPr>
                                <w:rFonts w:hint="eastAsia"/>
                              </w:rPr>
                              <w:t>以异步的方式调用</w:t>
                            </w:r>
                            <w:r>
                              <w:rPr>
                                <w:rFonts w:hint="eastAsia"/>
                              </w:rPr>
                              <w:t>Admin/UserDeleteProcess.</w:t>
                            </w:r>
                            <w:r>
                              <w:t>jsp,</w:t>
                            </w:r>
                            <w:r>
                              <w:rPr>
                                <w:rFonts w:hint="eastAsia"/>
                              </w:rPr>
                              <w:t>传递参数</w:t>
                            </w:r>
                            <w:r>
                              <w:rPr>
                                <w:rFonts w:hint="eastAsia"/>
                              </w:rPr>
                              <w:t>UserID</w:t>
                            </w:r>
                          </w:p>
                          <w:p w:rsidR="00C8374F" w:rsidRDefault="00C8374F" w:rsidP="001A6002">
                            <w:pPr>
                              <w:ind w:firstLine="420"/>
                            </w:pPr>
                            <w:r>
                              <w:rPr>
                                <w:rFonts w:hint="eastAsia"/>
                              </w:rPr>
                              <w:t>将成功与否的返回信息显示于《</w:t>
                            </w:r>
                            <w:r>
                              <w:rPr>
                                <w:rFonts w:hint="eastAsia"/>
                              </w:rPr>
                              <w:t>response</w:t>
                            </w:r>
                            <w:r>
                              <w:rPr>
                                <w:rFonts w:hint="eastAsia"/>
                              </w:rPr>
                              <w:t>》处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2" o:spid="_x0000_s1044" type="#_x0000_t202" style="position:absolute;left:0;text-align:left;margin-left:38.25pt;margin-top:10.15pt;width:364.5pt;height:77.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" fillcolor="white [3201]" strokeweight=".5pt">
                <v:textbox>
                  <w:txbxContent>
                    <w:p w:rsidR="00696E03" w:rsidRDefault="00696E03" w:rsidP="00B23596">
                      <w:pPr>
                        <w:ind w:firstLine="420"/>
                      </w:pPr>
                      <w:r w:rsidRPr="001A6002">
                        <w:t>UserDelete('&lt;%=userID%&gt;')</w:t>
                      </w:r>
                      <w:r>
                        <w:rPr>
                          <w:rFonts w:hint="eastAsia"/>
                        </w:rPr>
                        <w:t>：位于</w:t>
                      </w:r>
                      <w:r>
                        <w:rPr>
                          <w:rFonts w:hint="eastAsia"/>
                        </w:rPr>
                        <w:t>js/Admin.</w:t>
                      </w:r>
                      <w:proofErr w:type="gramStart"/>
                      <w:r>
                        <w:rPr>
                          <w:rFonts w:hint="eastAsia"/>
                        </w:rPr>
                        <w:t>js</w:t>
                      </w:r>
                      <w:proofErr w:type="gramEnd"/>
                    </w:p>
                    <w:p w:rsidR="00696E03" w:rsidRDefault="00696E03" w:rsidP="001A6002">
                      <w:pPr>
                        <w:ind w:firstLine="420"/>
                      </w:pPr>
                      <w:r>
                        <w:rPr>
                          <w:rFonts w:hint="eastAsia"/>
                        </w:rPr>
                        <w:t>以异步的方式调用</w:t>
                      </w:r>
                      <w:r>
                        <w:rPr>
                          <w:rFonts w:hint="eastAsia"/>
                        </w:rPr>
                        <w:t>Admin/UserDeleteProcess.</w:t>
                      </w:r>
                      <w:r>
                        <w:t>jsp,</w:t>
                      </w:r>
                      <w:r>
                        <w:rPr>
                          <w:rFonts w:hint="eastAsia"/>
                        </w:rPr>
                        <w:t>传递参数</w:t>
                      </w:r>
                      <w:r>
                        <w:rPr>
                          <w:rFonts w:hint="eastAsia"/>
                        </w:rPr>
                        <w:t>UserID</w:t>
                      </w:r>
                    </w:p>
                    <w:p w:rsidR="00696E03" w:rsidRDefault="00696E03" w:rsidP="001A6002">
                      <w:pPr>
                        <w:ind w:firstLine="420"/>
                      </w:pPr>
                      <w:r>
                        <w:rPr>
                          <w:rFonts w:hint="eastAsia"/>
                        </w:rPr>
                        <w:t>将成功与否的返回信息显示于《</w:t>
                      </w:r>
                      <w:r>
                        <w:rPr>
                          <w:rFonts w:hint="eastAsia"/>
                        </w:rPr>
                        <w:t>response</w:t>
                      </w:r>
                      <w:r>
                        <w:rPr>
                          <w:rFonts w:hint="eastAsia"/>
                        </w:rPr>
                        <w:t>》处</w:t>
                      </w:r>
                    </w:p>
                  </w:txbxContent>
                </v:textbox>
              </v:shape>
            </w:pict>
          </mc:Fallback>
        </mc:AlternateContent>
      </w:r>
    </w:p>
    <w:p w:rsidR="001A6002" w:rsidRDefault="001A6002" w:rsidP="00B23596">
      <w:pPr>
        <w:widowControl/>
        <w:ind w:firstLine="420"/>
        <w:jc w:val="left"/>
      </w:pPr>
    </w:p>
    <w:p w:rsidR="001A6002" w:rsidRDefault="001A6002" w:rsidP="00B23596">
      <w:pPr>
        <w:widowControl/>
        <w:ind w:firstLine="420"/>
        <w:jc w:val="left"/>
      </w:pPr>
    </w:p>
    <w:p w:rsidR="001A6002" w:rsidRDefault="001A6002" w:rsidP="00B23596">
      <w:pPr>
        <w:widowControl/>
        <w:ind w:firstLine="420"/>
        <w:jc w:val="left"/>
      </w:pPr>
    </w:p>
    <w:p w:rsidR="001A6002" w:rsidRDefault="001A6002" w:rsidP="00B23596">
      <w:pPr>
        <w:widowControl/>
        <w:ind w:firstLine="420"/>
        <w:jc w:val="left"/>
      </w:pPr>
    </w:p>
    <w:p w:rsidR="001A6002" w:rsidRDefault="001A6002" w:rsidP="00B23596">
      <w:pPr>
        <w:widowControl/>
        <w:ind w:firstLine="420"/>
        <w:jc w:val="left"/>
      </w:pPr>
    </w:p>
    <w:p w:rsidR="001A6002" w:rsidRDefault="00412F44" w:rsidP="00B23596">
      <w:pPr>
        <w:widowControl/>
        <w:ind w:firstLine="420"/>
        <w:jc w:val="left"/>
      </w:pPr>
      <w:r>
        <w:rPr>
          <w:rFonts w:hint="eastAsia"/>
          <w:noProof/>
        </w:rPr>
        <mc:AlternateContent>
          <mc:Choice Requires="wps">
            <w:drawing>
              <wp:anchor distT="0" distB="0" distL="114300" distR="114300" simplePos="0" relativeHeight="251703296" behindDoc="0" locked="0" layoutInCell="1" allowOverlap="1" wp14:anchorId="1D97872F" wp14:editId="5929C80D">
                <wp:simplePos x="0" y="0"/>
                <wp:positionH relativeFrom="column">
                  <wp:posOffset>485775</wp:posOffset>
                </wp:positionH>
                <wp:positionV relativeFrom="paragraph">
                  <wp:posOffset>6985</wp:posOffset>
                </wp:positionV>
                <wp:extent cx="4629150" cy="1000125"/>
                <wp:effectExtent l="0" t="0" r="19050" b="28575"/>
                <wp:wrapNone/>
                <wp:docPr id="294" name="文本框 294"/>
                <wp:cNvGraphicFramePr/>
                <a:graphic xmlns:a="http://schemas.openxmlformats.org/drawingml/2006/main">
                  <a:graphicData uri="http://schemas.microsoft.com/office/word/2010/wordprocessingShape">
                    <wps:wsp>
                      <wps:cNvSpPr txBox="1"/>
                      <wps:spPr>
                        <a:xfrm>
                          <a:off x="0" y="0"/>
                          <a:ext cx="4629150" cy="1000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B23596">
                            <w:pPr>
                              <w:ind w:firstLine="420"/>
                            </w:pPr>
                            <w:r>
                              <w:rPr>
                                <w:rFonts w:hint="eastAsia"/>
                              </w:rPr>
                              <w:t>Admin/UserDeleteProcess.jsp</w:t>
                            </w:r>
                            <w:r w:rsidRPr="001A6002">
                              <w:t>(</w:t>
                            </w:r>
                            <w:r>
                              <w:rPr>
                                <w:rFonts w:hint="eastAsia"/>
                              </w:rPr>
                              <w:t>u</w:t>
                            </w:r>
                            <w:r w:rsidRPr="001A6002">
                              <w:t>serID)</w:t>
                            </w:r>
                            <w:r>
                              <w:rPr>
                                <w:rFonts w:hint="eastAsia"/>
                              </w:rPr>
                              <w:t>：</w:t>
                            </w:r>
                          </w:p>
                          <w:p w:rsidR="00C8374F" w:rsidRDefault="00C8374F" w:rsidP="00412F44">
                            <w:pPr>
                              <w:ind w:firstLine="420"/>
                            </w:pPr>
                            <w:r>
                              <w:rPr>
                                <w:rFonts w:hint="eastAsia"/>
                              </w:rPr>
                              <w:t>1</w:t>
                            </w:r>
                            <w:r>
                              <w:rPr>
                                <w:rFonts w:hint="eastAsia"/>
                              </w:rPr>
                              <w:t>调用类</w:t>
                            </w:r>
                            <w:r>
                              <w:rPr>
                                <w:rFonts w:hint="eastAsia"/>
                              </w:rPr>
                              <w:t>UserInfo</w:t>
                            </w:r>
                            <w:r>
                              <w:rPr>
                                <w:rFonts w:hint="eastAsia"/>
                              </w:rPr>
                              <w:t>的静态方法</w:t>
                            </w:r>
                            <w:r>
                              <w:rPr>
                                <w:rFonts w:hint="eastAsia"/>
                              </w:rPr>
                              <w:t>deleteUser()</w:t>
                            </w:r>
                            <w:r>
                              <w:rPr>
                                <w:rFonts w:hint="eastAsia"/>
                              </w:rPr>
                              <w:t>，</w:t>
                            </w:r>
                            <w:r>
                              <w:t>,</w:t>
                            </w:r>
                            <w:r>
                              <w:rPr>
                                <w:rFonts w:hint="eastAsia"/>
                              </w:rPr>
                              <w:t>传递参数</w:t>
                            </w:r>
                            <w:r>
                              <w:rPr>
                                <w:rFonts w:hint="eastAsia"/>
                              </w:rPr>
                              <w:t>UserID</w:t>
                            </w:r>
                          </w:p>
                          <w:p w:rsidR="00C8374F" w:rsidRDefault="00C8374F" w:rsidP="00412F44">
                            <w:pPr>
                              <w:ind w:firstLine="420"/>
                            </w:pPr>
                            <w:r>
                              <w:rPr>
                                <w:rFonts w:hint="eastAsia"/>
                              </w:rPr>
                              <w:t xml:space="preserve">2 </w:t>
                            </w:r>
                            <w:r>
                              <w:rPr>
                                <w:rFonts w:hint="eastAsia"/>
                              </w:rPr>
                              <w:t>如果添加成功，返回“用户</w:t>
                            </w:r>
                            <w:r>
                              <w:rPr>
                                <w:rFonts w:hint="eastAsia"/>
                              </w:rPr>
                              <w:t>XX</w:t>
                            </w:r>
                            <w:r>
                              <w:rPr>
                                <w:rFonts w:hint="eastAsia"/>
                              </w:rPr>
                              <w:t>删除不成功”</w:t>
                            </w:r>
                          </w:p>
                          <w:p w:rsidR="00C8374F" w:rsidRPr="001A6002" w:rsidRDefault="00C8374F" w:rsidP="00412F44">
                            <w:pPr>
                              <w:ind w:firstLine="420"/>
                            </w:pPr>
                            <w:r>
                              <w:rPr>
                                <w:rFonts w:hint="eastAsia"/>
                              </w:rPr>
                              <w:t xml:space="preserve">3 </w:t>
                            </w:r>
                            <w:r>
                              <w:rPr>
                                <w:rFonts w:hint="eastAsia"/>
                              </w:rPr>
                              <w:t>如果添加不成功，返回“用户</w:t>
                            </w:r>
                            <w:r>
                              <w:rPr>
                                <w:rFonts w:hint="eastAsia"/>
                              </w:rPr>
                              <w:t>XXx</w:t>
                            </w:r>
                            <w:r>
                              <w:rPr>
                                <w:rFonts w:hint="eastAsia"/>
                              </w:rPr>
                              <w:t>删除成功”</w:t>
                            </w:r>
                          </w:p>
                          <w:p w:rsidR="00C8374F" w:rsidRPr="00412F44" w:rsidRDefault="00C8374F" w:rsidP="00412F44">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4" o:spid="_x0000_s1045" type="#_x0000_t202" style="position:absolute;left:0;text-align:left;margin-left:38.25pt;margin-top:.55pt;width:364.5pt;height:7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" fillcolor="white [3201]" strokeweight=".5pt">
                <v:textbox>
                  <w:txbxContent>
                    <w:p w:rsidR="00696E03" w:rsidRDefault="00696E03" w:rsidP="00B23596">
                      <w:pPr>
                        <w:ind w:firstLine="420"/>
                      </w:pPr>
                      <w:r>
                        <w:rPr>
                          <w:rFonts w:hint="eastAsia"/>
                        </w:rPr>
                        <w:t>Admin/UserDeleteProcess.jsp</w:t>
                      </w:r>
                      <w:r w:rsidRPr="001A6002">
                        <w:t>(</w:t>
                      </w:r>
                      <w:r>
                        <w:rPr>
                          <w:rFonts w:hint="eastAsia"/>
                        </w:rPr>
                        <w:t>u</w:t>
                      </w:r>
                      <w:r w:rsidRPr="001A6002">
                        <w:t>serID)</w:t>
                      </w:r>
                      <w:r>
                        <w:rPr>
                          <w:rFonts w:hint="eastAsia"/>
                        </w:rPr>
                        <w:t>：</w:t>
                      </w:r>
                    </w:p>
                    <w:p w:rsidR="00696E03" w:rsidRDefault="00696E03" w:rsidP="00412F44">
                      <w:pPr>
                        <w:ind w:firstLine="420"/>
                      </w:pPr>
                      <w:r>
                        <w:rPr>
                          <w:rFonts w:hint="eastAsia"/>
                        </w:rPr>
                        <w:t>1</w:t>
                      </w:r>
                      <w:r>
                        <w:rPr>
                          <w:rFonts w:hint="eastAsia"/>
                        </w:rPr>
                        <w:t>调用类</w:t>
                      </w:r>
                      <w:r>
                        <w:rPr>
                          <w:rFonts w:hint="eastAsia"/>
                        </w:rPr>
                        <w:t>UserInfo</w:t>
                      </w:r>
                      <w:r>
                        <w:rPr>
                          <w:rFonts w:hint="eastAsia"/>
                        </w:rPr>
                        <w:t>的静态方法</w:t>
                      </w:r>
                      <w:r>
                        <w:rPr>
                          <w:rFonts w:hint="eastAsia"/>
                        </w:rPr>
                        <w:t>deleteUser()</w:t>
                      </w:r>
                      <w:r>
                        <w:rPr>
                          <w:rFonts w:hint="eastAsia"/>
                        </w:rPr>
                        <w:t>，</w:t>
                      </w:r>
                      <w:r>
                        <w:t>,</w:t>
                      </w:r>
                      <w:r>
                        <w:rPr>
                          <w:rFonts w:hint="eastAsia"/>
                        </w:rPr>
                        <w:t>传递参数</w:t>
                      </w:r>
                      <w:r>
                        <w:rPr>
                          <w:rFonts w:hint="eastAsia"/>
                        </w:rPr>
                        <w:t>UserID</w:t>
                      </w:r>
                    </w:p>
                    <w:p w:rsidR="00696E03" w:rsidRDefault="00696E03" w:rsidP="00412F44">
                      <w:pPr>
                        <w:ind w:firstLine="420"/>
                      </w:pPr>
                      <w:r>
                        <w:rPr>
                          <w:rFonts w:hint="eastAsia"/>
                        </w:rPr>
                        <w:t xml:space="preserve">2 </w:t>
                      </w:r>
                      <w:r>
                        <w:rPr>
                          <w:rFonts w:hint="eastAsia"/>
                        </w:rPr>
                        <w:t>如果添加成功，返回“用户</w:t>
                      </w:r>
                      <w:r>
                        <w:rPr>
                          <w:rFonts w:hint="eastAsia"/>
                        </w:rPr>
                        <w:t>XX</w:t>
                      </w:r>
                      <w:r>
                        <w:rPr>
                          <w:rFonts w:hint="eastAsia"/>
                        </w:rPr>
                        <w:t>删除不成功”</w:t>
                      </w:r>
                    </w:p>
                    <w:p w:rsidR="00696E03" w:rsidRPr="001A6002" w:rsidRDefault="00696E03" w:rsidP="00412F44">
                      <w:pPr>
                        <w:ind w:firstLine="420"/>
                      </w:pPr>
                      <w:r>
                        <w:rPr>
                          <w:rFonts w:hint="eastAsia"/>
                        </w:rPr>
                        <w:t xml:space="preserve">3 </w:t>
                      </w:r>
                      <w:r>
                        <w:rPr>
                          <w:rFonts w:hint="eastAsia"/>
                        </w:rPr>
                        <w:t>如果添加不成功，返回“用户</w:t>
                      </w:r>
                      <w:r>
                        <w:rPr>
                          <w:rFonts w:hint="eastAsia"/>
                        </w:rPr>
                        <w:t>XXx</w:t>
                      </w:r>
                      <w:r>
                        <w:rPr>
                          <w:rFonts w:hint="eastAsia"/>
                        </w:rPr>
                        <w:t>删除成功”</w:t>
                      </w:r>
                    </w:p>
                    <w:p w:rsidR="00696E03" w:rsidRPr="00412F44" w:rsidRDefault="00696E03" w:rsidP="00412F44">
                      <w:pPr>
                        <w:ind w:firstLine="420"/>
                      </w:pPr>
                    </w:p>
                  </w:txbxContent>
                </v:textbox>
              </v:shape>
            </w:pict>
          </mc:Fallback>
        </mc:AlternateContent>
      </w:r>
    </w:p>
    <w:p w:rsidR="001A6002" w:rsidRDefault="001A6002" w:rsidP="00B23596">
      <w:pPr>
        <w:widowControl/>
        <w:ind w:firstLine="420"/>
        <w:jc w:val="left"/>
      </w:pPr>
    </w:p>
    <w:p w:rsidR="001A6002" w:rsidRDefault="001A6002" w:rsidP="00B23596">
      <w:pPr>
        <w:widowControl/>
        <w:ind w:firstLine="420"/>
        <w:jc w:val="left"/>
      </w:pPr>
    </w:p>
    <w:p w:rsidR="001A6002" w:rsidRDefault="001A6002" w:rsidP="00B23596">
      <w:pPr>
        <w:widowControl/>
        <w:ind w:firstLine="420"/>
        <w:jc w:val="left"/>
      </w:pPr>
    </w:p>
    <w:p w:rsidR="00412F44" w:rsidRDefault="00412F44" w:rsidP="00B23596">
      <w:pPr>
        <w:widowControl/>
        <w:ind w:firstLine="420"/>
        <w:jc w:val="left"/>
      </w:pPr>
    </w:p>
    <w:p w:rsidR="00412F44" w:rsidRDefault="00412F44" w:rsidP="00B23596">
      <w:pPr>
        <w:widowControl/>
        <w:ind w:firstLine="420"/>
        <w:jc w:val="left"/>
      </w:pPr>
    </w:p>
    <w:p w:rsidR="00817A0C" w:rsidRPr="001A6002" w:rsidRDefault="00817A0C" w:rsidP="00817A0C">
      <w:pPr>
        <w:ind w:firstLineChars="200" w:firstLine="422"/>
        <w:rPr>
          <w:b/>
        </w:rPr>
      </w:pPr>
      <w:r w:rsidRPr="001A6002">
        <w:rPr>
          <w:rFonts w:hint="eastAsia"/>
          <w:b/>
        </w:rPr>
        <w:t>添加用户操作的数据表为用户信息表</w:t>
      </w:r>
      <w:r w:rsidR="00655605">
        <w:rPr>
          <w:rFonts w:hint="eastAsia"/>
          <w:b/>
        </w:rPr>
        <w:t>EMCUSERINFO</w:t>
      </w:r>
      <w:r w:rsidRPr="001A6002">
        <w:rPr>
          <w:rFonts w:hint="eastAsia"/>
          <w:b/>
        </w:rPr>
        <w:t>。</w:t>
      </w:r>
    </w:p>
    <w:p w:rsidR="00412F44" w:rsidRPr="00817A0C" w:rsidRDefault="00412F44" w:rsidP="00B23596">
      <w:pPr>
        <w:widowControl/>
        <w:ind w:firstLine="420"/>
        <w:jc w:val="left"/>
      </w:pPr>
    </w:p>
    <w:p w:rsidR="00F52D71" w:rsidRPr="007D6A36" w:rsidRDefault="00F52D71" w:rsidP="007D6A36">
      <w:pPr>
        <w:pStyle w:val="3"/>
      </w:pPr>
      <w:r w:rsidRPr="007D6A36">
        <w:rPr>
          <w:rFonts w:hint="eastAsia"/>
        </w:rPr>
        <w:t>用户密码重置：</w:t>
      </w:r>
    </w:p>
    <w:p w:rsidR="00D77630" w:rsidRDefault="00002CF2" w:rsidP="00D77630">
      <w:pPr>
        <w:ind w:firstLineChars="200" w:firstLine="420"/>
      </w:pPr>
      <w:r>
        <w:rPr>
          <w:rFonts w:hint="eastAsia"/>
        </w:rPr>
        <w:t>将用户密码重置为</w:t>
      </w:r>
      <w:r>
        <w:rPr>
          <w:rFonts w:hint="eastAsia"/>
        </w:rPr>
        <w:t>666666</w:t>
      </w:r>
      <w:r w:rsidR="00D77630">
        <w:rPr>
          <w:rFonts w:hint="eastAsia"/>
        </w:rPr>
        <w:t>。用户密码重置的操作按钮位于用户列表中对应用户所在的行。点击重置按钮，完成用户密码的重置。</w:t>
      </w:r>
    </w:p>
    <w:p w:rsidR="00D77630" w:rsidRPr="00D77630" w:rsidRDefault="00D77630" w:rsidP="00D77630">
      <w:pPr>
        <w:ind w:firstLineChars="200" w:firstLine="420"/>
      </w:pPr>
      <w:r>
        <w:rPr>
          <w:noProof/>
        </w:rPr>
        <mc:AlternateContent>
          <mc:Choice Requires="wps">
            <w:drawing>
              <wp:anchor distT="0" distB="0" distL="114300" distR="114300" simplePos="0" relativeHeight="251722752" behindDoc="0" locked="0" layoutInCell="1" allowOverlap="1" wp14:anchorId="32EC7A7B" wp14:editId="35239FC5">
                <wp:simplePos x="0" y="0"/>
                <wp:positionH relativeFrom="column">
                  <wp:posOffset>485775</wp:posOffset>
                </wp:positionH>
                <wp:positionV relativeFrom="paragraph">
                  <wp:posOffset>12065</wp:posOffset>
                </wp:positionV>
                <wp:extent cx="4581525" cy="962025"/>
                <wp:effectExtent l="0" t="0" r="28575" b="2857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96202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Pr>
                                <w:rFonts w:hint="eastAsia"/>
                              </w:rPr>
                              <w:t>UserPasswordRest</w:t>
                            </w:r>
                            <w:r w:rsidRPr="00D77630">
                              <w:t>('&lt;%=userID%&gt;')</w:t>
                            </w:r>
                            <w:r>
                              <w:rPr>
                                <w:rFonts w:hint="eastAsia"/>
                              </w:rPr>
                              <w:t>:</w:t>
                            </w:r>
                            <w:r w:rsidRPr="00D77630">
                              <w:rPr>
                                <w:rFonts w:hint="eastAsia"/>
                              </w:rPr>
                              <w:t xml:space="preserve"> </w:t>
                            </w:r>
                            <w:r>
                              <w:rPr>
                                <w:rFonts w:hint="eastAsia"/>
                              </w:rPr>
                              <w:t>位于</w:t>
                            </w:r>
                            <w:r>
                              <w:rPr>
                                <w:rFonts w:hint="eastAsia"/>
                              </w:rPr>
                              <w:t>js/Admin.</w:t>
                            </w:r>
                            <w:proofErr w:type="gramStart"/>
                            <w:r>
                              <w:rPr>
                                <w:rFonts w:hint="eastAsia"/>
                              </w:rPr>
                              <w:t>js</w:t>
                            </w:r>
                            <w:proofErr w:type="gramEnd"/>
                          </w:p>
                          <w:p w:rsidR="00C8374F" w:rsidRDefault="00C8374F" w:rsidP="00D77630">
                            <w:pPr>
                              <w:ind w:firstLine="420"/>
                            </w:pPr>
                            <w:r>
                              <w:rPr>
                                <w:rFonts w:hint="eastAsia"/>
                              </w:rPr>
                              <w:t>以异步的方式调用</w:t>
                            </w:r>
                            <w:r>
                              <w:rPr>
                                <w:rFonts w:hint="eastAsia"/>
                              </w:rPr>
                              <w:t>Admin/</w:t>
                            </w:r>
                            <w:r w:rsidRPr="00D77630">
                              <w:t>UserPasswordResetProcess.jsp</w:t>
                            </w:r>
                            <w:r>
                              <w:t>,</w:t>
                            </w:r>
                            <w:r>
                              <w:rPr>
                                <w:rFonts w:hint="eastAsia"/>
                              </w:rPr>
                              <w:t>传递参数</w:t>
                            </w:r>
                            <w:r>
                              <w:rPr>
                                <w:rFonts w:hint="eastAsia"/>
                              </w:rPr>
                              <w:t>UserID</w:t>
                            </w:r>
                          </w:p>
                          <w:p w:rsidR="00C8374F" w:rsidRDefault="00C8374F" w:rsidP="00D77630">
                            <w:pPr>
                              <w:ind w:firstLine="420"/>
                            </w:pPr>
                            <w:r>
                              <w:rPr>
                                <w:rFonts w:hint="eastAsia"/>
                              </w:rPr>
                              <w:t>将成功与否的返回信息显示于《</w:t>
                            </w:r>
                            <w:r>
                              <w:rPr>
                                <w:rFonts w:hint="eastAsia"/>
                              </w:rPr>
                              <w:t>response</w:t>
                            </w:r>
                            <w:r>
                              <w:rPr>
                                <w:rFonts w:hint="eastAsia"/>
                              </w:rPr>
                              <w:t>》处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46" type="#_x0000_t202" style="position:absolute;left:0;text-align:left;margin-left:38.25pt;margin-top:.95pt;width:360.75pt;height:75.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">
                <v:textbox>
                  <w:txbxContent>
                    <w:p w:rsidR="00696E03" w:rsidRDefault="00696E03" w:rsidP="00B23596">
                      <w:pPr>
                        <w:ind w:firstLine="420"/>
                      </w:pPr>
                      <w:r>
                        <w:rPr>
                          <w:rFonts w:hint="eastAsia"/>
                        </w:rPr>
                        <w:t>UserPasswordRest</w:t>
                      </w:r>
                      <w:r w:rsidRPr="00D77630">
                        <w:t>('&lt;%=userID%&gt;')</w:t>
                      </w:r>
                      <w:r>
                        <w:rPr>
                          <w:rFonts w:hint="eastAsia"/>
                        </w:rPr>
                        <w:t>:</w:t>
                      </w:r>
                      <w:r w:rsidRPr="00D77630">
                        <w:rPr>
                          <w:rFonts w:hint="eastAsia"/>
                        </w:rPr>
                        <w:t xml:space="preserve"> </w:t>
                      </w:r>
                      <w:r>
                        <w:rPr>
                          <w:rFonts w:hint="eastAsia"/>
                        </w:rPr>
                        <w:t>位于</w:t>
                      </w:r>
                      <w:r>
                        <w:rPr>
                          <w:rFonts w:hint="eastAsia"/>
                        </w:rPr>
                        <w:t>js/Admin.</w:t>
                      </w:r>
                      <w:proofErr w:type="gramStart"/>
                      <w:r>
                        <w:rPr>
                          <w:rFonts w:hint="eastAsia"/>
                        </w:rPr>
                        <w:t>js</w:t>
                      </w:r>
                      <w:proofErr w:type="gramEnd"/>
                    </w:p>
                    <w:p w:rsidR="00696E03" w:rsidRDefault="00696E03" w:rsidP="00D77630">
                      <w:pPr>
                        <w:ind w:firstLine="420"/>
                      </w:pPr>
                      <w:r>
                        <w:rPr>
                          <w:rFonts w:hint="eastAsia"/>
                        </w:rPr>
                        <w:t>以异步的方式调用</w:t>
                      </w:r>
                      <w:r>
                        <w:rPr>
                          <w:rFonts w:hint="eastAsia"/>
                        </w:rPr>
                        <w:t>Admin/</w:t>
                      </w:r>
                      <w:r w:rsidRPr="00D77630">
                        <w:t>UserPasswordResetProcess.jsp</w:t>
                      </w:r>
                      <w:r>
                        <w:t>,</w:t>
                      </w:r>
                      <w:r>
                        <w:rPr>
                          <w:rFonts w:hint="eastAsia"/>
                        </w:rPr>
                        <w:t>传递参数</w:t>
                      </w:r>
                      <w:r>
                        <w:rPr>
                          <w:rFonts w:hint="eastAsia"/>
                        </w:rPr>
                        <w:t>UserID</w:t>
                      </w:r>
                    </w:p>
                    <w:p w:rsidR="00696E03" w:rsidRDefault="00696E03" w:rsidP="00D77630">
                      <w:pPr>
                        <w:ind w:firstLine="420"/>
                      </w:pPr>
                      <w:r>
                        <w:rPr>
                          <w:rFonts w:hint="eastAsia"/>
                        </w:rPr>
                        <w:t>将成功与否的返回信息显示于《</w:t>
                      </w:r>
                      <w:r>
                        <w:rPr>
                          <w:rFonts w:hint="eastAsia"/>
                        </w:rPr>
                        <w:t>response</w:t>
                      </w:r>
                      <w:r>
                        <w:rPr>
                          <w:rFonts w:hint="eastAsia"/>
                        </w:rPr>
                        <w:t>》处</w:t>
                      </w:r>
                    </w:p>
                  </w:txbxContent>
                </v:textbox>
              </v:shape>
            </w:pict>
          </mc:Fallback>
        </mc:AlternateContent>
      </w:r>
    </w:p>
    <w:p w:rsidR="00412F44" w:rsidRDefault="00412F44"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r w:rsidRPr="00D77630">
        <w:rPr>
          <w:noProof/>
        </w:rPr>
        <mc:AlternateContent>
          <mc:Choice Requires="wps">
            <w:drawing>
              <wp:anchor distT="0" distB="0" distL="114300" distR="114300" simplePos="0" relativeHeight="251724800" behindDoc="0" locked="0" layoutInCell="1" allowOverlap="1" wp14:anchorId="32B50F4D" wp14:editId="6718C26E">
                <wp:simplePos x="0" y="0"/>
                <wp:positionH relativeFrom="column">
                  <wp:posOffset>485775</wp:posOffset>
                </wp:positionH>
                <wp:positionV relativeFrom="paragraph">
                  <wp:posOffset>183515</wp:posOffset>
                </wp:positionV>
                <wp:extent cx="4581525" cy="962025"/>
                <wp:effectExtent l="0" t="0" r="28575" b="28575"/>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962025"/>
                        </a:xfrm>
                        <a:prstGeom prst="rect">
                          <a:avLst/>
                        </a:prstGeom>
                        <a:solidFill>
                          <a:srgbClr val="FFFFFF"/>
                        </a:solidFill>
                        <a:ln w="9525">
                          <a:solidFill>
                            <a:srgbClr val="000000"/>
                          </a:solidFill>
                          <a:miter lim="800000"/>
                          <a:headEnd/>
                          <a:tailEnd/>
                        </a:ln>
                      </wps:spPr>
                      <wps:txbx>
                        <w:txbxContent>
                          <w:p w:rsidR="00C8374F" w:rsidRDefault="00C8374F" w:rsidP="00D77630">
                            <w:pPr>
                              <w:ind w:firstLine="420"/>
                            </w:pPr>
                            <w:r>
                              <w:rPr>
                                <w:rFonts w:hint="eastAsia"/>
                              </w:rPr>
                              <w:t>Admin/</w:t>
                            </w:r>
                            <w:r w:rsidRPr="00D77630">
                              <w:t>UserPasswordResetProcess.jsp</w:t>
                            </w:r>
                            <w:r>
                              <w:rPr>
                                <w:rFonts w:hint="eastAsia"/>
                              </w:rPr>
                              <w:t>（</w:t>
                            </w:r>
                            <w:r>
                              <w:rPr>
                                <w:rFonts w:hint="eastAsia"/>
                              </w:rPr>
                              <w:t xml:space="preserve"> UserID</w:t>
                            </w:r>
                            <w:r>
                              <w:rPr>
                                <w:rFonts w:hint="eastAsia"/>
                              </w:rPr>
                              <w:t>）</w:t>
                            </w:r>
                          </w:p>
                          <w:p w:rsidR="00C8374F" w:rsidRDefault="00C8374F" w:rsidP="00D77630">
                            <w:pPr>
                              <w:ind w:firstLine="420"/>
                            </w:pPr>
                            <w:r>
                              <w:rPr>
                                <w:rFonts w:hint="eastAsia"/>
                              </w:rPr>
                              <w:t>1</w:t>
                            </w:r>
                            <w:r>
                              <w:rPr>
                                <w:rFonts w:hint="eastAsia"/>
                              </w:rPr>
                              <w:t>调用类</w:t>
                            </w:r>
                            <w:r>
                              <w:rPr>
                                <w:rFonts w:hint="eastAsia"/>
                              </w:rPr>
                              <w:t>UserInfo</w:t>
                            </w:r>
                            <w:r>
                              <w:rPr>
                                <w:rFonts w:hint="eastAsia"/>
                              </w:rPr>
                              <w:t>的静态方法</w:t>
                            </w:r>
                            <w:r w:rsidRPr="00D77630">
                              <w:t>resetUserPassword</w:t>
                            </w:r>
                            <w:r w:rsidRPr="00D77630">
                              <w:rPr>
                                <w:rFonts w:hint="eastAsia"/>
                              </w:rPr>
                              <w:t xml:space="preserve"> </w:t>
                            </w:r>
                            <w:r>
                              <w:rPr>
                                <w:rFonts w:hint="eastAsia"/>
                              </w:rPr>
                              <w:t>()</w:t>
                            </w:r>
                            <w:r>
                              <w:t>,</w:t>
                            </w:r>
                            <w:r>
                              <w:rPr>
                                <w:rFonts w:hint="eastAsia"/>
                              </w:rPr>
                              <w:t>传递参数</w:t>
                            </w:r>
                            <w:r>
                              <w:rPr>
                                <w:rFonts w:hint="eastAsia"/>
                              </w:rPr>
                              <w:t>UserID</w:t>
                            </w:r>
                          </w:p>
                          <w:p w:rsidR="00C8374F" w:rsidRDefault="00C8374F" w:rsidP="00D77630">
                            <w:pPr>
                              <w:ind w:firstLine="420"/>
                            </w:pPr>
                            <w:r>
                              <w:rPr>
                                <w:rFonts w:hint="eastAsia"/>
                              </w:rPr>
                              <w:t xml:space="preserve">2 </w:t>
                            </w:r>
                            <w:r>
                              <w:rPr>
                                <w:rFonts w:hint="eastAsia"/>
                              </w:rPr>
                              <w:t>如果重置成功，返回“对用户</w:t>
                            </w:r>
                            <w:r>
                              <w:rPr>
                                <w:rFonts w:hint="eastAsia"/>
                              </w:rPr>
                              <w:t>XX</w:t>
                            </w:r>
                            <w:r>
                              <w:rPr>
                                <w:rFonts w:hint="eastAsia"/>
                              </w:rPr>
                              <w:t>的密码重置不成功”</w:t>
                            </w:r>
                          </w:p>
                          <w:p w:rsidR="00C8374F" w:rsidRPr="001A6002" w:rsidRDefault="00C8374F" w:rsidP="00D77630">
                            <w:pPr>
                              <w:ind w:firstLine="420"/>
                            </w:pPr>
                            <w:r>
                              <w:rPr>
                                <w:rFonts w:hint="eastAsia"/>
                              </w:rPr>
                              <w:t xml:space="preserve">3 </w:t>
                            </w:r>
                            <w:r>
                              <w:rPr>
                                <w:rFonts w:hint="eastAsia"/>
                              </w:rPr>
                              <w:t>如果重置不成功，返回“对用户</w:t>
                            </w:r>
                            <w:r>
                              <w:rPr>
                                <w:rFonts w:hint="eastAsia"/>
                              </w:rPr>
                              <w:t>XX</w:t>
                            </w:r>
                            <w:r>
                              <w:rPr>
                                <w:rFonts w:hint="eastAsia"/>
                              </w:rPr>
                              <w:t>的密码重置成功”</w:t>
                            </w:r>
                          </w:p>
                          <w:p w:rsidR="00C8374F" w:rsidRPr="00D77630" w:rsidRDefault="00C8374F" w:rsidP="00D77630">
                            <w:pPr>
                              <w:ind w:firstLine="4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38.25pt;margin-top:14.45pt;width:360.75pt;height:75.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">
                <v:textbox>
                  <w:txbxContent>
                    <w:p w:rsidR="00696E03" w:rsidRDefault="00696E03" w:rsidP="00D77630">
                      <w:pPr>
                        <w:ind w:firstLine="420"/>
                      </w:pPr>
                      <w:r>
                        <w:rPr>
                          <w:rFonts w:hint="eastAsia"/>
                        </w:rPr>
                        <w:t>Admin/</w:t>
                      </w:r>
                      <w:r w:rsidRPr="00D77630">
                        <w:t>UserPasswordResetProcess.jsp</w:t>
                      </w:r>
                      <w:r>
                        <w:rPr>
                          <w:rFonts w:hint="eastAsia"/>
                        </w:rPr>
                        <w:t>（</w:t>
                      </w:r>
                      <w:r>
                        <w:rPr>
                          <w:rFonts w:hint="eastAsia"/>
                        </w:rPr>
                        <w:t xml:space="preserve"> UserID</w:t>
                      </w:r>
                      <w:r>
                        <w:rPr>
                          <w:rFonts w:hint="eastAsia"/>
                        </w:rPr>
                        <w:t>）</w:t>
                      </w:r>
                    </w:p>
                    <w:p w:rsidR="00696E03" w:rsidRDefault="00696E03" w:rsidP="00D77630">
                      <w:pPr>
                        <w:ind w:firstLine="420"/>
                      </w:pPr>
                      <w:r>
                        <w:rPr>
                          <w:rFonts w:hint="eastAsia"/>
                        </w:rPr>
                        <w:t>1</w:t>
                      </w:r>
                      <w:r>
                        <w:rPr>
                          <w:rFonts w:hint="eastAsia"/>
                        </w:rPr>
                        <w:t>调用类</w:t>
                      </w:r>
                      <w:r>
                        <w:rPr>
                          <w:rFonts w:hint="eastAsia"/>
                        </w:rPr>
                        <w:t>UserInfo</w:t>
                      </w:r>
                      <w:r>
                        <w:rPr>
                          <w:rFonts w:hint="eastAsia"/>
                        </w:rPr>
                        <w:t>的静态方法</w:t>
                      </w:r>
                      <w:r w:rsidRPr="00D77630">
                        <w:t>resetUserPassword</w:t>
                      </w:r>
                      <w:r w:rsidRPr="00D77630">
                        <w:rPr>
                          <w:rFonts w:hint="eastAsia"/>
                        </w:rPr>
                        <w:t xml:space="preserve"> </w:t>
                      </w:r>
                      <w:r>
                        <w:rPr>
                          <w:rFonts w:hint="eastAsia"/>
                        </w:rPr>
                        <w:t>()</w:t>
                      </w:r>
                      <w:r>
                        <w:t>,</w:t>
                      </w:r>
                      <w:r>
                        <w:rPr>
                          <w:rFonts w:hint="eastAsia"/>
                        </w:rPr>
                        <w:t>传递参数</w:t>
                      </w:r>
                      <w:r>
                        <w:rPr>
                          <w:rFonts w:hint="eastAsia"/>
                        </w:rPr>
                        <w:t>UserID</w:t>
                      </w:r>
                    </w:p>
                    <w:p w:rsidR="00696E03" w:rsidRDefault="00696E03" w:rsidP="00D77630">
                      <w:pPr>
                        <w:ind w:firstLine="420"/>
                      </w:pPr>
                      <w:r>
                        <w:rPr>
                          <w:rFonts w:hint="eastAsia"/>
                        </w:rPr>
                        <w:t xml:space="preserve">2 </w:t>
                      </w:r>
                      <w:r>
                        <w:rPr>
                          <w:rFonts w:hint="eastAsia"/>
                        </w:rPr>
                        <w:t>如果重置成功，返回“对用户</w:t>
                      </w:r>
                      <w:r>
                        <w:rPr>
                          <w:rFonts w:hint="eastAsia"/>
                        </w:rPr>
                        <w:t>XX</w:t>
                      </w:r>
                      <w:r>
                        <w:rPr>
                          <w:rFonts w:hint="eastAsia"/>
                        </w:rPr>
                        <w:t>的密码重置不成功”</w:t>
                      </w:r>
                    </w:p>
                    <w:p w:rsidR="00696E03" w:rsidRPr="001A6002" w:rsidRDefault="00696E03" w:rsidP="00D77630">
                      <w:pPr>
                        <w:ind w:firstLine="420"/>
                      </w:pPr>
                      <w:r>
                        <w:rPr>
                          <w:rFonts w:hint="eastAsia"/>
                        </w:rPr>
                        <w:t xml:space="preserve">3 </w:t>
                      </w:r>
                      <w:r>
                        <w:rPr>
                          <w:rFonts w:hint="eastAsia"/>
                        </w:rPr>
                        <w:t>如果重置不成功，返回“对用户</w:t>
                      </w:r>
                      <w:r>
                        <w:rPr>
                          <w:rFonts w:hint="eastAsia"/>
                        </w:rPr>
                        <w:t>XX</w:t>
                      </w:r>
                      <w:r>
                        <w:rPr>
                          <w:rFonts w:hint="eastAsia"/>
                        </w:rPr>
                        <w:t>的密码重置成功”</w:t>
                      </w:r>
                    </w:p>
                    <w:p w:rsidR="00696E03" w:rsidRPr="00D77630" w:rsidRDefault="00696E03" w:rsidP="00D77630">
                      <w:pPr>
                        <w:ind w:firstLine="420"/>
                      </w:pPr>
                    </w:p>
                  </w:txbxContent>
                </v:textbox>
              </v:shape>
            </w:pict>
          </mc:Fallback>
        </mc:AlternateContent>
      </w: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p>
    <w:p w:rsidR="00D77630" w:rsidRDefault="00D77630" w:rsidP="00B23596">
      <w:pPr>
        <w:widowControl/>
        <w:ind w:firstLine="420"/>
        <w:jc w:val="left"/>
      </w:pPr>
      <w:r>
        <w:rPr>
          <w:rFonts w:hint="eastAsia"/>
        </w:rPr>
        <w:t>用户密码重置操作的数据表为用户信息表。</w:t>
      </w:r>
    </w:p>
    <w:p w:rsidR="00F40401" w:rsidRPr="007D6A36" w:rsidRDefault="00F40401" w:rsidP="007D6A36">
      <w:pPr>
        <w:pStyle w:val="3"/>
      </w:pPr>
      <w:r w:rsidRPr="007D6A36">
        <w:rPr>
          <w:rFonts w:hint="eastAsia"/>
        </w:rPr>
        <w:t>审核用户信息</w:t>
      </w:r>
    </w:p>
    <w:p w:rsidR="00F40401" w:rsidRDefault="00F40401" w:rsidP="00F40401">
      <w:pPr>
        <w:ind w:firstLineChars="200" w:firstLine="420"/>
      </w:pPr>
      <w:r>
        <w:rPr>
          <w:noProof/>
        </w:rPr>
        <w:drawing>
          <wp:anchor distT="0" distB="0" distL="114300" distR="114300" simplePos="0" relativeHeight="251731968" behindDoc="0" locked="0" layoutInCell="1" allowOverlap="1" wp14:anchorId="3BE7DE69" wp14:editId="494C43ED">
            <wp:simplePos x="0" y="0"/>
            <wp:positionH relativeFrom="column">
              <wp:posOffset>332740</wp:posOffset>
            </wp:positionH>
            <wp:positionV relativeFrom="paragraph">
              <wp:posOffset>650240</wp:posOffset>
            </wp:positionV>
            <wp:extent cx="4276725" cy="2755265"/>
            <wp:effectExtent l="0" t="0" r="9525" b="698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76725" cy="27552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用户信息审核的操作按钮位于用户列表中对应用户所在的行。点击审核按钮，弹出用户审核页面。页面显示用户的信息和审核状态。更改用户的审核状态，点击确定完成用户的审核。</w:t>
      </w:r>
    </w:p>
    <w:p w:rsidR="00F40401" w:rsidRDefault="00F40401" w:rsidP="00B23596">
      <w:pPr>
        <w:pStyle w:val="ac"/>
        <w:ind w:firstLine="400"/>
      </w:pPr>
      <w:r w:rsidRPr="00F40401">
        <w:rPr>
          <w:rFonts w:hint="eastAsia"/>
        </w:rPr>
        <w:t>图</w:t>
      </w:r>
      <w:r w:rsidRPr="00F40401">
        <w:rPr>
          <w:rFonts w:hint="eastAsia"/>
        </w:rPr>
        <w:t xml:space="preserve"> </w:t>
      </w:r>
      <w:r w:rsidRPr="00F40401">
        <w:fldChar w:fldCharType="begin"/>
      </w:r>
      <w:r w:rsidRPr="00F40401">
        <w:instrText xml:space="preserve"> </w:instrText>
      </w:r>
      <w:r w:rsidRPr="00F40401">
        <w:rPr>
          <w:rFonts w:hint="eastAsia"/>
        </w:rPr>
        <w:instrText xml:space="preserve">SEQ </w:instrText>
      </w:r>
      <w:r w:rsidRPr="00F40401">
        <w:rPr>
          <w:rFonts w:hint="eastAsia"/>
        </w:rPr>
        <w:instrText>图</w:instrText>
      </w:r>
      <w:r w:rsidRPr="00F40401">
        <w:rPr>
          <w:rFonts w:hint="eastAsia"/>
        </w:rPr>
        <w:instrText xml:space="preserve"> \* ARABIC</w:instrText>
      </w:r>
      <w:r w:rsidRPr="00F40401">
        <w:instrText xml:space="preserve"> </w:instrText>
      </w:r>
      <w:r w:rsidRPr="00F40401">
        <w:fldChar w:fldCharType="separate"/>
      </w:r>
      <w:r w:rsidR="000A2991">
        <w:rPr>
          <w:noProof/>
        </w:rPr>
        <w:t>4</w:t>
      </w:r>
      <w:r w:rsidRPr="00F40401">
        <w:fldChar w:fldCharType="end"/>
      </w:r>
      <w:r w:rsidRPr="00F40401">
        <w:rPr>
          <w:rFonts w:hint="eastAsia"/>
        </w:rPr>
        <w:t xml:space="preserve"> </w:t>
      </w:r>
      <w:r w:rsidRPr="00F40401">
        <w:rPr>
          <w:rFonts w:hint="eastAsia"/>
        </w:rPr>
        <w:t>用户审核</w:t>
      </w:r>
    </w:p>
    <w:p w:rsidR="00F40401" w:rsidRPr="00D77630" w:rsidRDefault="00F40401" w:rsidP="00F40401">
      <w:pPr>
        <w:ind w:firstLineChars="200" w:firstLine="420"/>
      </w:pPr>
      <w:r>
        <w:rPr>
          <w:noProof/>
        </w:rPr>
        <w:lastRenderedPageBreak/>
        <mc:AlternateContent>
          <mc:Choice Requires="wps">
            <w:drawing>
              <wp:anchor distT="0" distB="0" distL="114300" distR="114300" simplePos="0" relativeHeight="251734016" behindDoc="0" locked="0" layoutInCell="1" allowOverlap="1" wp14:anchorId="0DD6B683" wp14:editId="01248A26">
                <wp:simplePos x="0" y="0"/>
                <wp:positionH relativeFrom="column">
                  <wp:posOffset>485775</wp:posOffset>
                </wp:positionH>
                <wp:positionV relativeFrom="paragraph">
                  <wp:posOffset>9525</wp:posOffset>
                </wp:positionV>
                <wp:extent cx="4581525" cy="657225"/>
                <wp:effectExtent l="0" t="0" r="28575" b="2857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65722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t>J</w:t>
                            </w:r>
                            <w:r>
                              <w:rPr>
                                <w:rFonts w:hint="eastAsia"/>
                              </w:rPr>
                              <w:t>avascript</w:t>
                            </w:r>
                            <w:r>
                              <w:rPr>
                                <w:rFonts w:hint="eastAsia"/>
                              </w:rPr>
                              <w:t>：</w:t>
                            </w:r>
                            <w:r w:rsidRPr="00F40401">
                              <w:t>userConfirm('&lt;%=userID%&gt;')</w:t>
                            </w:r>
                            <w:r>
                              <w:rPr>
                                <w:rFonts w:hint="eastAsia"/>
                              </w:rPr>
                              <w:t>:</w:t>
                            </w:r>
                            <w:r w:rsidRPr="00D77630">
                              <w:rPr>
                                <w:rFonts w:hint="eastAsia"/>
                              </w:rPr>
                              <w:t xml:space="preserve"> </w:t>
                            </w:r>
                            <w:r>
                              <w:rPr>
                                <w:rFonts w:hint="eastAsia"/>
                              </w:rPr>
                              <w:t>位于</w:t>
                            </w:r>
                            <w:r>
                              <w:rPr>
                                <w:rFonts w:hint="eastAsia"/>
                              </w:rPr>
                              <w:t>js/Admin.</w:t>
                            </w:r>
                            <w:proofErr w:type="gramStart"/>
                            <w:r>
                              <w:rPr>
                                <w:rFonts w:hint="eastAsia"/>
                              </w:rPr>
                              <w:t>js</w:t>
                            </w:r>
                            <w:proofErr w:type="gramEnd"/>
                          </w:p>
                          <w:p w:rsidR="00C8374F" w:rsidRDefault="00C8374F" w:rsidP="00F40401">
                            <w:pPr>
                              <w:ind w:firstLine="420"/>
                            </w:pPr>
                            <w:r>
                              <w:rPr>
                                <w:rFonts w:hint="eastAsia"/>
                              </w:rPr>
                              <w:t>打开</w:t>
                            </w:r>
                            <w:r w:rsidRPr="00F40401">
                              <w:t>Admin/UserConfirm.jsp</w:t>
                            </w:r>
                            <w:r>
                              <w:rPr>
                                <w:rFonts w:hint="eastAsia"/>
                              </w:rPr>
                              <w:t>页面并传递</w:t>
                            </w:r>
                            <w:r>
                              <w:rPr>
                                <w:rFonts w:hint="eastAsia"/>
                              </w:rPr>
                              <w:t>userid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38.25pt;margin-top:.75pt;width:360.75pt;height:5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">
                <v:textbox>
                  <w:txbxContent>
                    <w:p w:rsidR="00696E03" w:rsidRDefault="00696E03" w:rsidP="00B23596">
                      <w:pPr>
                        <w:ind w:firstLine="420"/>
                      </w:pPr>
                      <w:r>
                        <w:t>J</w:t>
                      </w:r>
                      <w:r>
                        <w:rPr>
                          <w:rFonts w:hint="eastAsia"/>
                        </w:rPr>
                        <w:t>avascript</w:t>
                      </w:r>
                      <w:r>
                        <w:rPr>
                          <w:rFonts w:hint="eastAsia"/>
                        </w:rPr>
                        <w:t>：</w:t>
                      </w:r>
                      <w:r w:rsidRPr="00F40401">
                        <w:t>userConfirm('&lt;%=userID%&gt;')</w:t>
                      </w:r>
                      <w:r>
                        <w:rPr>
                          <w:rFonts w:hint="eastAsia"/>
                        </w:rPr>
                        <w:t>:</w:t>
                      </w:r>
                      <w:r w:rsidRPr="00D77630">
                        <w:rPr>
                          <w:rFonts w:hint="eastAsia"/>
                        </w:rPr>
                        <w:t xml:space="preserve"> </w:t>
                      </w:r>
                      <w:r>
                        <w:rPr>
                          <w:rFonts w:hint="eastAsia"/>
                        </w:rPr>
                        <w:t>位于</w:t>
                      </w:r>
                      <w:r>
                        <w:rPr>
                          <w:rFonts w:hint="eastAsia"/>
                        </w:rPr>
                        <w:t>js/Admin.</w:t>
                      </w:r>
                      <w:proofErr w:type="gramStart"/>
                      <w:r>
                        <w:rPr>
                          <w:rFonts w:hint="eastAsia"/>
                        </w:rPr>
                        <w:t>js</w:t>
                      </w:r>
                      <w:proofErr w:type="gramEnd"/>
                    </w:p>
                    <w:p w:rsidR="00696E03" w:rsidRDefault="00696E03" w:rsidP="00F40401">
                      <w:pPr>
                        <w:ind w:firstLine="420"/>
                      </w:pPr>
                      <w:r>
                        <w:rPr>
                          <w:rFonts w:hint="eastAsia"/>
                        </w:rPr>
                        <w:t>打开</w:t>
                      </w:r>
                      <w:r w:rsidRPr="00F40401">
                        <w:t>Admin/UserConfirm.jsp</w:t>
                      </w:r>
                      <w:r>
                        <w:rPr>
                          <w:rFonts w:hint="eastAsia"/>
                        </w:rPr>
                        <w:t>页面并传递</w:t>
                      </w:r>
                      <w:r>
                        <w:rPr>
                          <w:rFonts w:hint="eastAsia"/>
                        </w:rPr>
                        <w:t>userid</w:t>
                      </w:r>
                    </w:p>
                  </w:txbxContent>
                </v:textbox>
              </v:shape>
            </w:pict>
          </mc:Fallback>
        </mc:AlternateContent>
      </w: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r w:rsidRPr="00D77630">
        <w:rPr>
          <w:noProof/>
        </w:rPr>
        <mc:AlternateContent>
          <mc:Choice Requires="wps">
            <w:drawing>
              <wp:anchor distT="0" distB="0" distL="114300" distR="114300" simplePos="0" relativeHeight="251735040" behindDoc="0" locked="0" layoutInCell="1" allowOverlap="1" wp14:anchorId="71D47D03" wp14:editId="7FCCD88B">
                <wp:simplePos x="0" y="0"/>
                <wp:positionH relativeFrom="column">
                  <wp:posOffset>485775</wp:posOffset>
                </wp:positionH>
                <wp:positionV relativeFrom="paragraph">
                  <wp:posOffset>17146</wp:posOffset>
                </wp:positionV>
                <wp:extent cx="4581525" cy="990600"/>
                <wp:effectExtent l="0" t="0" r="28575" b="1905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990600"/>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sidRPr="00BE09A5">
                              <w:t>Admin/UserPasswordModifyForm.jsp</w:t>
                            </w:r>
                            <w:r>
                              <w:rPr>
                                <w:rFonts w:hint="eastAsia"/>
                              </w:rPr>
                              <w:t>（</w:t>
                            </w:r>
                            <w:r>
                              <w:rPr>
                                <w:rFonts w:hint="eastAsia"/>
                              </w:rPr>
                              <w:t xml:space="preserve"> UserID</w:t>
                            </w:r>
                            <w:r>
                              <w:rPr>
                                <w:rFonts w:hint="eastAsia"/>
                              </w:rPr>
                              <w:t>）</w:t>
                            </w:r>
                          </w:p>
                          <w:p w:rsidR="00C8374F" w:rsidRDefault="00C8374F" w:rsidP="00BC515C">
                            <w:pPr>
                              <w:ind w:firstLine="420"/>
                            </w:pPr>
                            <w:r>
                              <w:rPr>
                                <w:rFonts w:hint="eastAsia"/>
                              </w:rPr>
                              <w:t>1</w:t>
                            </w:r>
                            <w:r>
                              <w:rPr>
                                <w:rFonts w:hint="eastAsia"/>
                              </w:rPr>
                              <w:t>调用类</w:t>
                            </w:r>
                            <w:r>
                              <w:rPr>
                                <w:rFonts w:hint="eastAsia"/>
                              </w:rPr>
                              <w:t>UserInfo</w:t>
                            </w:r>
                            <w:r>
                              <w:rPr>
                                <w:rFonts w:hint="eastAsia"/>
                              </w:rPr>
                              <w:t>的静态方法</w:t>
                            </w:r>
                            <w:r w:rsidRPr="00BC515C">
                              <w:t>getInformation</w:t>
                            </w:r>
                            <w:r w:rsidRPr="00BC515C">
                              <w:rPr>
                                <w:rFonts w:hint="eastAsia"/>
                              </w:rPr>
                              <w:t xml:space="preserve"> </w:t>
                            </w:r>
                            <w:r>
                              <w:rPr>
                                <w:rFonts w:hint="eastAsia"/>
                              </w:rPr>
                              <w:t>()</w:t>
                            </w:r>
                            <w:r>
                              <w:t>,</w:t>
                            </w:r>
                            <w:r>
                              <w:rPr>
                                <w:rFonts w:hint="eastAsia"/>
                              </w:rPr>
                              <w:t>传递参数</w:t>
                            </w:r>
                            <w:r>
                              <w:rPr>
                                <w:rFonts w:hint="eastAsia"/>
                              </w:rPr>
                              <w:t>UserID</w:t>
                            </w:r>
                            <w:r>
                              <w:rPr>
                                <w:rFonts w:hint="eastAsia"/>
                              </w:rPr>
                              <w:t>，获取用户信息</w:t>
                            </w:r>
                          </w:p>
                          <w:p w:rsidR="00C8374F" w:rsidRPr="00D77630" w:rsidRDefault="00C8374F" w:rsidP="00F40401">
                            <w:pPr>
                              <w:ind w:firstLine="420"/>
                            </w:pPr>
                            <w:r>
                              <w:rPr>
                                <w:rFonts w:hint="eastAsia"/>
                              </w:rPr>
                              <w:t>2:</w:t>
                            </w:r>
                            <w:r>
                              <w:rPr>
                                <w:rFonts w:hint="eastAsia"/>
                              </w:rPr>
                              <w:t>修改用户审核状态后，点击确定进入</w:t>
                            </w:r>
                            <w:r>
                              <w:rPr>
                                <w:rFonts w:hint="eastAsia"/>
                              </w:rPr>
                              <w:t>javascript:</w:t>
                            </w:r>
                            <w:r w:rsidRPr="00BC515C">
                              <w:t xml:space="preserve"> </w:t>
                            </w:r>
                            <w:proofErr w:type="gramStart"/>
                            <w:r w:rsidRPr="00BC515C">
                              <w:t>userConfirmProcess()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2" o:spid="_x0000_s1049" type="#_x0000_t202" style="position:absolute;left:0;text-align:left;margin-left:38.25pt;margin-top:1.35pt;width:360.75pt;height:7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">
                <v:textbox>
                  <w:txbxContent>
                    <w:p w:rsidR="00696E03" w:rsidRDefault="00696E03" w:rsidP="00B23596">
                      <w:pPr>
                        <w:ind w:firstLine="420"/>
                      </w:pPr>
                      <w:r w:rsidRPr="00BE09A5">
                        <w:t>Admin/UserPasswordModifyForm.jsp</w:t>
                      </w:r>
                      <w:r>
                        <w:rPr>
                          <w:rFonts w:hint="eastAsia"/>
                        </w:rPr>
                        <w:t>（</w:t>
                      </w:r>
                      <w:r>
                        <w:rPr>
                          <w:rFonts w:hint="eastAsia"/>
                        </w:rPr>
                        <w:t xml:space="preserve"> UserID</w:t>
                      </w:r>
                      <w:r>
                        <w:rPr>
                          <w:rFonts w:hint="eastAsia"/>
                        </w:rPr>
                        <w:t>）</w:t>
                      </w:r>
                    </w:p>
                    <w:p w:rsidR="00696E03" w:rsidRDefault="00696E03" w:rsidP="00BC515C">
                      <w:pPr>
                        <w:ind w:firstLine="420"/>
                      </w:pPr>
                      <w:r>
                        <w:rPr>
                          <w:rFonts w:hint="eastAsia"/>
                        </w:rPr>
                        <w:t>1</w:t>
                      </w:r>
                      <w:r>
                        <w:rPr>
                          <w:rFonts w:hint="eastAsia"/>
                        </w:rPr>
                        <w:t>调用类</w:t>
                      </w:r>
                      <w:r>
                        <w:rPr>
                          <w:rFonts w:hint="eastAsia"/>
                        </w:rPr>
                        <w:t>UserInfo</w:t>
                      </w:r>
                      <w:r>
                        <w:rPr>
                          <w:rFonts w:hint="eastAsia"/>
                        </w:rPr>
                        <w:t>的静态方法</w:t>
                      </w:r>
                      <w:r w:rsidRPr="00BC515C">
                        <w:t>getInformation</w:t>
                      </w:r>
                      <w:r w:rsidRPr="00BC515C">
                        <w:rPr>
                          <w:rFonts w:hint="eastAsia"/>
                        </w:rPr>
                        <w:t xml:space="preserve"> </w:t>
                      </w:r>
                      <w:r>
                        <w:rPr>
                          <w:rFonts w:hint="eastAsia"/>
                        </w:rPr>
                        <w:t>()</w:t>
                      </w:r>
                      <w:r>
                        <w:t>,</w:t>
                      </w:r>
                      <w:r>
                        <w:rPr>
                          <w:rFonts w:hint="eastAsia"/>
                        </w:rPr>
                        <w:t>传递参数</w:t>
                      </w:r>
                      <w:r>
                        <w:rPr>
                          <w:rFonts w:hint="eastAsia"/>
                        </w:rPr>
                        <w:t>UserID</w:t>
                      </w:r>
                      <w:r>
                        <w:rPr>
                          <w:rFonts w:hint="eastAsia"/>
                        </w:rPr>
                        <w:t>，获取用户信息</w:t>
                      </w:r>
                    </w:p>
                    <w:p w:rsidR="00696E03" w:rsidRPr="00D77630" w:rsidRDefault="00696E03" w:rsidP="00F40401">
                      <w:pPr>
                        <w:ind w:firstLine="420"/>
                      </w:pPr>
                      <w:r>
                        <w:rPr>
                          <w:rFonts w:hint="eastAsia"/>
                        </w:rPr>
                        <w:t>2:</w:t>
                      </w:r>
                      <w:r>
                        <w:rPr>
                          <w:rFonts w:hint="eastAsia"/>
                        </w:rPr>
                        <w:t>修改用户审核状态后，点击确定进入</w:t>
                      </w:r>
                      <w:r>
                        <w:rPr>
                          <w:rFonts w:hint="eastAsia"/>
                        </w:rPr>
                        <w:t>javascript:</w:t>
                      </w:r>
                      <w:r w:rsidRPr="00BC515C">
                        <w:t xml:space="preserve"> </w:t>
                      </w:r>
                      <w:proofErr w:type="gramStart"/>
                      <w:r w:rsidRPr="00BC515C">
                        <w:t>userConfirmProcess()</w:t>
                      </w:r>
                      <w:proofErr w:type="gramEnd"/>
                    </w:p>
                  </w:txbxContent>
                </v:textbox>
              </v:shape>
            </w:pict>
          </mc:Fallback>
        </mc:AlternateContent>
      </w: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BC515C" w:rsidP="00B23596">
      <w:pPr>
        <w:widowControl/>
        <w:ind w:firstLine="420"/>
        <w:jc w:val="left"/>
      </w:pPr>
      <w:r>
        <w:rPr>
          <w:rFonts w:hint="eastAsia"/>
          <w:noProof/>
        </w:rPr>
        <mc:AlternateContent>
          <mc:Choice Requires="wps">
            <w:drawing>
              <wp:anchor distT="0" distB="0" distL="114300" distR="114300" simplePos="0" relativeHeight="251736064" behindDoc="0" locked="0" layoutInCell="1" allowOverlap="1" wp14:anchorId="709C4CD8" wp14:editId="373D0084">
                <wp:simplePos x="0" y="0"/>
                <wp:positionH relativeFrom="column">
                  <wp:posOffset>485775</wp:posOffset>
                </wp:positionH>
                <wp:positionV relativeFrom="paragraph">
                  <wp:posOffset>112395</wp:posOffset>
                </wp:positionV>
                <wp:extent cx="4581525" cy="895350"/>
                <wp:effectExtent l="0" t="0" r="28575" b="19050"/>
                <wp:wrapNone/>
                <wp:docPr id="26" name="文本框 26"/>
                <wp:cNvGraphicFramePr/>
                <a:graphic xmlns:a="http://schemas.openxmlformats.org/drawingml/2006/main">
                  <a:graphicData uri="http://schemas.microsoft.com/office/word/2010/wordprocessingShape">
                    <wps:wsp>
                      <wps:cNvSpPr txBox="1"/>
                      <wps:spPr>
                        <a:xfrm>
                          <a:off x="0" y="0"/>
                          <a:ext cx="458152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B23596">
                            <w:pPr>
                              <w:ind w:firstLine="420"/>
                            </w:pPr>
                            <w:r w:rsidRPr="00BC515C">
                              <w:t>userConfirmProcess()</w:t>
                            </w:r>
                            <w:r>
                              <w:rPr>
                                <w:rFonts w:hint="eastAsia"/>
                              </w:rPr>
                              <w:t>位于</w:t>
                            </w:r>
                            <w:r>
                              <w:rPr>
                                <w:rFonts w:hint="eastAsia"/>
                              </w:rPr>
                              <w:t>js/Admin.</w:t>
                            </w:r>
                            <w:proofErr w:type="gramStart"/>
                            <w:r>
                              <w:rPr>
                                <w:rFonts w:hint="eastAsia"/>
                              </w:rPr>
                              <w:t>js</w:t>
                            </w:r>
                            <w:proofErr w:type="gramEnd"/>
                          </w:p>
                          <w:p w:rsidR="00C8374F" w:rsidRDefault="00C8374F" w:rsidP="00F40401">
                            <w:pPr>
                              <w:ind w:firstLine="420"/>
                            </w:pPr>
                            <w:r>
                              <w:rPr>
                                <w:rFonts w:hint="eastAsia"/>
                              </w:rPr>
                              <w:t>以异步方式调用</w:t>
                            </w:r>
                            <w:r w:rsidRPr="00BC515C">
                              <w:t>Admin/UserConfirmProcess.jsp</w:t>
                            </w:r>
                            <w:r>
                              <w:rPr>
                                <w:rFonts w:hint="eastAsia"/>
                              </w:rPr>
                              <w:t>，传递参数</w:t>
                            </w:r>
                            <w:r>
                              <w:rPr>
                                <w:rFonts w:hint="eastAsia"/>
                              </w:rPr>
                              <w:t>userid</w:t>
                            </w:r>
                            <w:r>
                              <w:rPr>
                                <w:rFonts w:hint="eastAsia"/>
                              </w:rPr>
                              <w:t>，将成功与否的返回信息以</w:t>
                            </w:r>
                            <w:r>
                              <w:rPr>
                                <w:rFonts w:hint="eastAsia"/>
                              </w:rPr>
                              <w:t>alert</w:t>
                            </w:r>
                            <w:r>
                              <w:rPr>
                                <w:rFonts w:hint="eastAsia"/>
                              </w:rPr>
                              <w:t>显示在页面上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6" o:spid="_x0000_s1050" type="#_x0000_t202" style="position:absolute;left:0;text-align:left;margin-left:38.25pt;margin-top:8.85pt;width:360.75pt;height:70.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" fillcolor="white [3201]" strokeweight=".5pt">
                <v:textbox>
                  <w:txbxContent>
                    <w:p w:rsidR="00696E03" w:rsidRDefault="00696E03" w:rsidP="00B23596">
                      <w:pPr>
                        <w:ind w:firstLine="420"/>
                      </w:pPr>
                      <w:r w:rsidRPr="00BC515C">
                        <w:t>userConfirmProcess()</w:t>
                      </w:r>
                      <w:r>
                        <w:rPr>
                          <w:rFonts w:hint="eastAsia"/>
                        </w:rPr>
                        <w:t>位于</w:t>
                      </w:r>
                      <w:r>
                        <w:rPr>
                          <w:rFonts w:hint="eastAsia"/>
                        </w:rPr>
                        <w:t>js/Admin.</w:t>
                      </w:r>
                      <w:proofErr w:type="gramStart"/>
                      <w:r>
                        <w:rPr>
                          <w:rFonts w:hint="eastAsia"/>
                        </w:rPr>
                        <w:t>js</w:t>
                      </w:r>
                      <w:proofErr w:type="gramEnd"/>
                    </w:p>
                    <w:p w:rsidR="00696E03" w:rsidRDefault="00696E03" w:rsidP="00F40401">
                      <w:pPr>
                        <w:ind w:firstLine="420"/>
                      </w:pPr>
                      <w:r>
                        <w:rPr>
                          <w:rFonts w:hint="eastAsia"/>
                        </w:rPr>
                        <w:t>以异步方式调用</w:t>
                      </w:r>
                      <w:r w:rsidRPr="00BC515C">
                        <w:t>Admin/UserConfirmProcess.jsp</w:t>
                      </w:r>
                      <w:r>
                        <w:rPr>
                          <w:rFonts w:hint="eastAsia"/>
                        </w:rPr>
                        <w:t>，传递参数</w:t>
                      </w:r>
                      <w:r>
                        <w:rPr>
                          <w:rFonts w:hint="eastAsia"/>
                        </w:rPr>
                        <w:t>userid</w:t>
                      </w:r>
                      <w:r>
                        <w:rPr>
                          <w:rFonts w:hint="eastAsia"/>
                        </w:rPr>
                        <w:t>，将成功与否的返回信息以</w:t>
                      </w:r>
                      <w:r>
                        <w:rPr>
                          <w:rFonts w:hint="eastAsia"/>
                        </w:rPr>
                        <w:t>alert</w:t>
                      </w:r>
                      <w:r>
                        <w:rPr>
                          <w:rFonts w:hint="eastAsia"/>
                        </w:rPr>
                        <w:t>显示在页面上</w:t>
                      </w:r>
                    </w:p>
                  </w:txbxContent>
                </v:textbox>
              </v:shape>
            </w:pict>
          </mc:Fallback>
        </mc:AlternateContent>
      </w: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BC515C" w:rsidP="00B23596">
      <w:pPr>
        <w:widowControl/>
        <w:ind w:firstLine="420"/>
        <w:jc w:val="left"/>
      </w:pPr>
      <w:r>
        <w:rPr>
          <w:noProof/>
        </w:rPr>
        <mc:AlternateContent>
          <mc:Choice Requires="wps">
            <w:drawing>
              <wp:anchor distT="0" distB="0" distL="114300" distR="114300" simplePos="0" relativeHeight="251737088" behindDoc="0" locked="0" layoutInCell="1" allowOverlap="1" wp14:anchorId="3A49A025" wp14:editId="35917D44">
                <wp:simplePos x="0" y="0"/>
                <wp:positionH relativeFrom="column">
                  <wp:posOffset>485140</wp:posOffset>
                </wp:positionH>
                <wp:positionV relativeFrom="paragraph">
                  <wp:posOffset>140970</wp:posOffset>
                </wp:positionV>
                <wp:extent cx="4581525" cy="1403985"/>
                <wp:effectExtent l="0" t="0" r="28575" b="1397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398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sidRPr="00BE09A5">
                              <w:t>Admin/</w:t>
                            </w:r>
                            <w:r w:rsidRPr="00BC515C">
                              <w:t xml:space="preserve"> UserConfirmProcess</w:t>
                            </w:r>
                            <w:r w:rsidRPr="00BE09A5">
                              <w:t>.jsp</w:t>
                            </w:r>
                          </w:p>
                          <w:p w:rsidR="00C8374F" w:rsidRDefault="00C8374F" w:rsidP="00F40401">
                            <w:pPr>
                              <w:ind w:firstLine="420"/>
                            </w:pPr>
                            <w:r>
                              <w:rPr>
                                <w:rFonts w:hint="eastAsia"/>
                              </w:rPr>
                              <w:t xml:space="preserve">1 </w:t>
                            </w:r>
                            <w:r>
                              <w:rPr>
                                <w:rFonts w:hint="eastAsia"/>
                              </w:rPr>
                              <w:t>将修改的信息写入数据库</w:t>
                            </w:r>
                          </w:p>
                          <w:p w:rsidR="00C8374F" w:rsidRDefault="00C8374F" w:rsidP="00F40401">
                            <w:pPr>
                              <w:ind w:firstLine="420"/>
                            </w:pPr>
                            <w:r>
                              <w:rPr>
                                <w:rFonts w:hint="eastAsia"/>
                              </w:rPr>
                              <w:t xml:space="preserve">2 </w:t>
                            </w:r>
                            <w:r>
                              <w:rPr>
                                <w:rFonts w:hint="eastAsia"/>
                              </w:rPr>
                              <w:t>如果修改成功，返回“</w:t>
                            </w:r>
                            <w:r>
                              <w:rPr>
                                <w:rFonts w:hint="eastAsia"/>
                              </w:rPr>
                              <w:t>true</w:t>
                            </w:r>
                            <w:r>
                              <w:rPr>
                                <w:rFonts w:hint="eastAsia"/>
                              </w:rPr>
                              <w:t>”</w:t>
                            </w:r>
                          </w:p>
                          <w:p w:rsidR="00C8374F" w:rsidRPr="001A6002" w:rsidRDefault="00C8374F" w:rsidP="00F40401">
                            <w:pPr>
                              <w:ind w:firstLine="420"/>
                            </w:pPr>
                            <w:r>
                              <w:rPr>
                                <w:rFonts w:hint="eastAsia"/>
                              </w:rPr>
                              <w:t xml:space="preserve">3 </w:t>
                            </w:r>
                            <w:r>
                              <w:rPr>
                                <w:rFonts w:hint="eastAsia"/>
                              </w:rPr>
                              <w:t>如果修改不成功，返回“</w:t>
                            </w:r>
                            <w:r>
                              <w:rPr>
                                <w:rFonts w:hint="eastAsia"/>
                              </w:rPr>
                              <w:t>false</w:t>
                            </w:r>
                            <w:r>
                              <w:rPr>
                                <w:rFonts w:hint="eastAsia"/>
                              </w:rPr>
                              <w:t>”</w:t>
                            </w:r>
                          </w:p>
                          <w:p w:rsidR="00C8374F" w:rsidRPr="00F40401" w:rsidRDefault="00C8374F" w:rsidP="00B23596">
                            <w:pPr>
                              <w:ind w:firstLine="4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38.2pt;margin-top:11.1pt;width:360.75pt;height:110.55pt;z-index:251737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">
                <v:textbox style="mso-fit-shape-to-text:t">
                  <w:txbxContent>
                    <w:p w:rsidR="00696E03" w:rsidRDefault="00696E03" w:rsidP="00B23596">
                      <w:pPr>
                        <w:ind w:firstLine="420"/>
                      </w:pPr>
                      <w:r w:rsidRPr="00BE09A5">
                        <w:t>Admin/</w:t>
                      </w:r>
                      <w:r w:rsidRPr="00BC515C">
                        <w:t xml:space="preserve"> UserConfirmProcess</w:t>
                      </w:r>
                      <w:r w:rsidRPr="00BE09A5">
                        <w:t>.jsp</w:t>
                      </w:r>
                    </w:p>
                    <w:p w:rsidR="00696E03" w:rsidRDefault="00696E03" w:rsidP="00F40401">
                      <w:pPr>
                        <w:ind w:firstLine="420"/>
                      </w:pPr>
                      <w:r>
                        <w:rPr>
                          <w:rFonts w:hint="eastAsia"/>
                        </w:rPr>
                        <w:t xml:space="preserve">1 </w:t>
                      </w:r>
                      <w:r>
                        <w:rPr>
                          <w:rFonts w:hint="eastAsia"/>
                        </w:rPr>
                        <w:t>将修改的信息写入数据库</w:t>
                      </w:r>
                    </w:p>
                    <w:p w:rsidR="00696E03" w:rsidRDefault="00696E03" w:rsidP="00F40401">
                      <w:pPr>
                        <w:ind w:firstLine="420"/>
                      </w:pPr>
                      <w:r>
                        <w:rPr>
                          <w:rFonts w:hint="eastAsia"/>
                        </w:rPr>
                        <w:t xml:space="preserve">2 </w:t>
                      </w:r>
                      <w:r>
                        <w:rPr>
                          <w:rFonts w:hint="eastAsia"/>
                        </w:rPr>
                        <w:t>如果修改成功，返回“</w:t>
                      </w:r>
                      <w:r>
                        <w:rPr>
                          <w:rFonts w:hint="eastAsia"/>
                        </w:rPr>
                        <w:t>true</w:t>
                      </w:r>
                      <w:r>
                        <w:rPr>
                          <w:rFonts w:hint="eastAsia"/>
                        </w:rPr>
                        <w:t>”</w:t>
                      </w:r>
                    </w:p>
                    <w:p w:rsidR="00696E03" w:rsidRPr="001A6002" w:rsidRDefault="00696E03" w:rsidP="00F40401">
                      <w:pPr>
                        <w:ind w:firstLine="420"/>
                      </w:pPr>
                      <w:r>
                        <w:rPr>
                          <w:rFonts w:hint="eastAsia"/>
                        </w:rPr>
                        <w:t xml:space="preserve">3 </w:t>
                      </w:r>
                      <w:r>
                        <w:rPr>
                          <w:rFonts w:hint="eastAsia"/>
                        </w:rPr>
                        <w:t>如果修改不成功，返回“</w:t>
                      </w:r>
                      <w:r>
                        <w:rPr>
                          <w:rFonts w:hint="eastAsia"/>
                        </w:rPr>
                        <w:t>false</w:t>
                      </w:r>
                      <w:r>
                        <w:rPr>
                          <w:rFonts w:hint="eastAsia"/>
                        </w:rPr>
                        <w:t>”</w:t>
                      </w:r>
                    </w:p>
                    <w:p w:rsidR="00696E03" w:rsidRPr="00F40401" w:rsidRDefault="00696E03" w:rsidP="00B23596">
                      <w:pPr>
                        <w:ind w:firstLine="420"/>
                      </w:pPr>
                    </w:p>
                  </w:txbxContent>
                </v:textbox>
              </v:shape>
            </w:pict>
          </mc:Fallback>
        </mc:AlternateContent>
      </w: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BC515C" w:rsidRDefault="00BC515C" w:rsidP="00B23596">
      <w:pPr>
        <w:widowControl/>
        <w:ind w:firstLine="420"/>
        <w:jc w:val="left"/>
      </w:pPr>
    </w:p>
    <w:p w:rsidR="00F40401" w:rsidRPr="00D77630" w:rsidRDefault="00F40401" w:rsidP="00B23596">
      <w:pPr>
        <w:widowControl/>
        <w:ind w:firstLine="420"/>
        <w:jc w:val="left"/>
      </w:pPr>
      <w:r>
        <w:rPr>
          <w:rFonts w:hint="eastAsia"/>
        </w:rPr>
        <w:t>用户密码修改操作的数据表为用户信息表。</w:t>
      </w:r>
    </w:p>
    <w:p w:rsidR="00F40401" w:rsidRPr="00F40401" w:rsidRDefault="00F40401" w:rsidP="00B23596">
      <w:pPr>
        <w:ind w:firstLine="420"/>
      </w:pPr>
    </w:p>
    <w:p w:rsidR="00F52D71" w:rsidRPr="007D6A36" w:rsidRDefault="00F52D71" w:rsidP="007D6A36">
      <w:pPr>
        <w:pStyle w:val="3"/>
      </w:pPr>
      <w:r w:rsidRPr="007D6A36">
        <w:rPr>
          <w:rFonts w:hint="eastAsia"/>
        </w:rPr>
        <w:t>修改自己的口令：</w:t>
      </w:r>
    </w:p>
    <w:p w:rsidR="00412F44" w:rsidRDefault="00002CF2" w:rsidP="00B23596">
      <w:pPr>
        <w:widowControl/>
        <w:ind w:firstLine="420"/>
        <w:jc w:val="left"/>
      </w:pPr>
      <w:r>
        <w:rPr>
          <w:rFonts w:hint="eastAsia"/>
        </w:rPr>
        <w:t>显示窗口供用户修改口令。</w:t>
      </w:r>
      <w:r w:rsidR="00BE09A5">
        <w:rPr>
          <w:rFonts w:hint="eastAsia"/>
        </w:rPr>
        <w:t>修改密码的操作按钮位于页面右上方。点击修改密码按钮，弹出修改密码页面如</w:t>
      </w:r>
      <w:r w:rsidR="00BE09A5">
        <w:fldChar w:fldCharType="begin"/>
      </w:r>
      <w:r w:rsidR="00BE09A5">
        <w:instrText xml:space="preserve"> </w:instrText>
      </w:r>
      <w:r w:rsidR="00BE09A5">
        <w:rPr>
          <w:rFonts w:hint="eastAsia"/>
        </w:rPr>
        <w:instrText>REF _Ref501440196 \h</w:instrText>
      </w:r>
      <w:r w:rsidR="00BE09A5">
        <w:instrText xml:space="preserve"> </w:instrText>
      </w:r>
      <w:r w:rsidR="00BE09A5">
        <w:fldChar w:fldCharType="separate"/>
      </w:r>
      <w:r w:rsidR="000A2991" w:rsidRPr="00BE09A5">
        <w:rPr>
          <w:rFonts w:hint="eastAsia"/>
        </w:rPr>
        <w:t>图</w:t>
      </w:r>
      <w:r w:rsidR="000A2991" w:rsidRPr="00BE09A5">
        <w:rPr>
          <w:rFonts w:hint="eastAsia"/>
        </w:rPr>
        <w:t xml:space="preserve"> </w:t>
      </w:r>
      <w:r w:rsidR="000A2991">
        <w:rPr>
          <w:noProof/>
        </w:rPr>
        <w:t>5</w:t>
      </w:r>
      <w:r w:rsidR="00BE09A5">
        <w:fldChar w:fldCharType="end"/>
      </w:r>
      <w:r w:rsidR="00BE09A5">
        <w:rPr>
          <w:rFonts w:hint="eastAsia"/>
        </w:rPr>
        <w:t>，用户输入新的密码，点击确定完成密码修改。</w:t>
      </w:r>
    </w:p>
    <w:p w:rsidR="00BE09A5" w:rsidRDefault="00BE09A5" w:rsidP="00B23596">
      <w:pPr>
        <w:keepNext/>
        <w:widowControl/>
        <w:ind w:firstLine="420"/>
        <w:jc w:val="left"/>
      </w:pPr>
      <w:r>
        <w:rPr>
          <w:noProof/>
        </w:rPr>
        <w:drawing>
          <wp:inline distT="0" distB="0" distL="0" distR="0" wp14:anchorId="297F5AAB" wp14:editId="15C6181B">
            <wp:extent cx="2905125" cy="2886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05125" cy="2886075"/>
                    </a:xfrm>
                    <a:prstGeom prst="rect">
                      <a:avLst/>
                    </a:prstGeom>
                  </pic:spPr>
                </pic:pic>
              </a:graphicData>
            </a:graphic>
          </wp:inline>
        </w:drawing>
      </w:r>
    </w:p>
    <w:p w:rsidR="00D77630" w:rsidRDefault="00BE09A5" w:rsidP="00B23596">
      <w:pPr>
        <w:pStyle w:val="ac"/>
        <w:ind w:firstLine="400"/>
      </w:pPr>
      <w:bookmarkStart w:id="25" w:name="_Ref501440196"/>
      <w:r w:rsidRPr="00BE09A5">
        <w:rPr>
          <w:rFonts w:hint="eastAsia"/>
        </w:rPr>
        <w:t>图</w:t>
      </w:r>
      <w:r w:rsidRPr="00BE09A5">
        <w:rPr>
          <w:rFonts w:hint="eastAsia"/>
        </w:rPr>
        <w:t xml:space="preserve"> </w:t>
      </w:r>
      <w:r w:rsidRPr="00BE09A5">
        <w:fldChar w:fldCharType="begin"/>
      </w:r>
      <w:r w:rsidRPr="00BE09A5">
        <w:instrText xml:space="preserve"> </w:instrText>
      </w:r>
      <w:r w:rsidRPr="00BE09A5">
        <w:rPr>
          <w:rFonts w:hint="eastAsia"/>
        </w:rPr>
        <w:instrText xml:space="preserve">SEQ </w:instrText>
      </w:r>
      <w:r w:rsidRPr="00BE09A5">
        <w:rPr>
          <w:rFonts w:hint="eastAsia"/>
        </w:rPr>
        <w:instrText>图</w:instrText>
      </w:r>
      <w:r w:rsidRPr="00BE09A5">
        <w:rPr>
          <w:rFonts w:hint="eastAsia"/>
        </w:rPr>
        <w:instrText xml:space="preserve"> \* ARABIC</w:instrText>
      </w:r>
      <w:r w:rsidRPr="00BE09A5">
        <w:instrText xml:space="preserve"> </w:instrText>
      </w:r>
      <w:r w:rsidRPr="00BE09A5">
        <w:fldChar w:fldCharType="separate"/>
      </w:r>
      <w:r w:rsidR="000A2991">
        <w:rPr>
          <w:noProof/>
        </w:rPr>
        <w:t>5</w:t>
      </w:r>
      <w:r w:rsidRPr="00BE09A5">
        <w:fldChar w:fldCharType="end"/>
      </w:r>
      <w:bookmarkEnd w:id="25"/>
      <w:r w:rsidRPr="00BE09A5">
        <w:rPr>
          <w:rFonts w:hint="eastAsia"/>
        </w:rPr>
        <w:t xml:space="preserve"> </w:t>
      </w:r>
      <w:r w:rsidRPr="00BE09A5">
        <w:rPr>
          <w:rFonts w:hint="eastAsia"/>
        </w:rPr>
        <w:t>修改自己的口令</w:t>
      </w:r>
    </w:p>
    <w:p w:rsidR="00BE09A5" w:rsidRDefault="00BE09A5" w:rsidP="00BE09A5">
      <w:pPr>
        <w:ind w:firstLineChars="200" w:firstLine="420"/>
      </w:pPr>
    </w:p>
    <w:p w:rsidR="00BE09A5" w:rsidRPr="00D77630" w:rsidRDefault="00BE09A5" w:rsidP="00BE09A5">
      <w:pPr>
        <w:ind w:firstLineChars="200" w:firstLine="420"/>
      </w:pPr>
      <w:r>
        <w:rPr>
          <w:noProof/>
        </w:rPr>
        <mc:AlternateContent>
          <mc:Choice Requires="wps">
            <w:drawing>
              <wp:anchor distT="0" distB="0" distL="114300" distR="114300" simplePos="0" relativeHeight="251726848" behindDoc="0" locked="0" layoutInCell="1" allowOverlap="1" wp14:anchorId="6B97904F" wp14:editId="308811FF">
                <wp:simplePos x="0" y="0"/>
                <wp:positionH relativeFrom="column">
                  <wp:posOffset>485775</wp:posOffset>
                </wp:positionH>
                <wp:positionV relativeFrom="paragraph">
                  <wp:posOffset>9525</wp:posOffset>
                </wp:positionV>
                <wp:extent cx="4581525" cy="657225"/>
                <wp:effectExtent l="0" t="0" r="28575" b="2857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65722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sidRPr="00BE09A5">
                              <w:t>tempPasswordChange(EnvirUserId)</w:t>
                            </w:r>
                            <w:r>
                              <w:rPr>
                                <w:rFonts w:hint="eastAsia"/>
                              </w:rPr>
                              <w:t>:</w:t>
                            </w:r>
                            <w:r w:rsidRPr="00D77630">
                              <w:rPr>
                                <w:rFonts w:hint="eastAsia"/>
                              </w:rPr>
                              <w:t xml:space="preserve"> </w:t>
                            </w:r>
                            <w:r>
                              <w:rPr>
                                <w:rFonts w:hint="eastAsia"/>
                              </w:rPr>
                              <w:t>位于</w:t>
                            </w:r>
                            <w:r>
                              <w:rPr>
                                <w:rFonts w:hint="eastAsia"/>
                              </w:rPr>
                              <w:t>Banner.</w:t>
                            </w:r>
                            <w:proofErr w:type="gramStart"/>
                            <w:r>
                              <w:rPr>
                                <w:rFonts w:hint="eastAsia"/>
                              </w:rPr>
                              <w:t>jsp</w:t>
                            </w:r>
                            <w:proofErr w:type="gramEnd"/>
                          </w:p>
                          <w:p w:rsidR="00C8374F" w:rsidRDefault="00C8374F" w:rsidP="00BE09A5">
                            <w:pPr>
                              <w:ind w:firstLine="420"/>
                            </w:pPr>
                            <w:r>
                              <w:rPr>
                                <w:rFonts w:hint="eastAsia"/>
                              </w:rPr>
                              <w:t>打开</w:t>
                            </w:r>
                            <w:r w:rsidRPr="00BE09A5">
                              <w:t>Admin/UserPasswordModifyForm.jsp</w:t>
                            </w:r>
                            <w:r>
                              <w:rPr>
                                <w:rFonts w:hint="eastAsia"/>
                              </w:rPr>
                              <w:t>页面并传递</w:t>
                            </w:r>
                            <w:r>
                              <w:rPr>
                                <w:rFonts w:hint="eastAsia"/>
                              </w:rPr>
                              <w:t>userid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8.25pt;margin-top:.75pt;width:360.75pt;height:5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">
                <v:textbox>
                  <w:txbxContent>
                    <w:p w:rsidR="00696E03" w:rsidRDefault="00696E03" w:rsidP="00B23596">
                      <w:pPr>
                        <w:ind w:firstLine="420"/>
                      </w:pPr>
                      <w:r w:rsidRPr="00BE09A5">
                        <w:t>tempPasswordChange(EnvirUserId)</w:t>
                      </w:r>
                      <w:r>
                        <w:rPr>
                          <w:rFonts w:hint="eastAsia"/>
                        </w:rPr>
                        <w:t>:</w:t>
                      </w:r>
                      <w:r w:rsidRPr="00D77630">
                        <w:rPr>
                          <w:rFonts w:hint="eastAsia"/>
                        </w:rPr>
                        <w:t xml:space="preserve"> </w:t>
                      </w:r>
                      <w:r>
                        <w:rPr>
                          <w:rFonts w:hint="eastAsia"/>
                        </w:rPr>
                        <w:t>位于</w:t>
                      </w:r>
                      <w:r>
                        <w:rPr>
                          <w:rFonts w:hint="eastAsia"/>
                        </w:rPr>
                        <w:t>Banner.</w:t>
                      </w:r>
                      <w:proofErr w:type="gramStart"/>
                      <w:r>
                        <w:rPr>
                          <w:rFonts w:hint="eastAsia"/>
                        </w:rPr>
                        <w:t>jsp</w:t>
                      </w:r>
                      <w:proofErr w:type="gramEnd"/>
                    </w:p>
                    <w:p w:rsidR="00696E03" w:rsidRDefault="00696E03" w:rsidP="00BE09A5">
                      <w:pPr>
                        <w:ind w:firstLine="420"/>
                      </w:pPr>
                      <w:r>
                        <w:rPr>
                          <w:rFonts w:hint="eastAsia"/>
                        </w:rPr>
                        <w:t>打开</w:t>
                      </w:r>
                      <w:r w:rsidRPr="00BE09A5">
                        <w:t>Admin/UserPasswordModifyForm.jsp</w:t>
                      </w:r>
                      <w:r>
                        <w:rPr>
                          <w:rFonts w:hint="eastAsia"/>
                        </w:rPr>
                        <w:t>页面并传递</w:t>
                      </w:r>
                      <w:r>
                        <w:rPr>
                          <w:rFonts w:hint="eastAsia"/>
                        </w:rPr>
                        <w:t>userid</w:t>
                      </w:r>
                    </w:p>
                  </w:txbxContent>
                </v:textbox>
              </v:shape>
            </w:pict>
          </mc:Fallback>
        </mc:AlternateContent>
      </w: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r w:rsidRPr="00D77630">
        <w:rPr>
          <w:noProof/>
        </w:rPr>
        <mc:AlternateContent>
          <mc:Choice Requires="wps">
            <w:drawing>
              <wp:anchor distT="0" distB="0" distL="114300" distR="114300" simplePos="0" relativeHeight="251727872" behindDoc="0" locked="0" layoutInCell="1" allowOverlap="1" wp14:anchorId="6F2741AB" wp14:editId="500F3BC0">
                <wp:simplePos x="0" y="0"/>
                <wp:positionH relativeFrom="column">
                  <wp:posOffset>485775</wp:posOffset>
                </wp:positionH>
                <wp:positionV relativeFrom="paragraph">
                  <wp:posOffset>17145</wp:posOffset>
                </wp:positionV>
                <wp:extent cx="4581525" cy="904875"/>
                <wp:effectExtent l="0" t="0" r="28575" b="28575"/>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90487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sidRPr="00BE09A5">
                              <w:t>Admin/UserPasswordModifyForm.jsp</w:t>
                            </w:r>
                            <w:r>
                              <w:rPr>
                                <w:rFonts w:hint="eastAsia"/>
                              </w:rPr>
                              <w:t>（</w:t>
                            </w:r>
                            <w:r>
                              <w:rPr>
                                <w:rFonts w:hint="eastAsia"/>
                              </w:rPr>
                              <w:t xml:space="preserve"> UserID</w:t>
                            </w:r>
                            <w:r>
                              <w:rPr>
                                <w:rFonts w:hint="eastAsia"/>
                              </w:rPr>
                              <w:t>）</w:t>
                            </w:r>
                          </w:p>
                          <w:p w:rsidR="00C8374F" w:rsidRDefault="00C8374F" w:rsidP="00BE09A5">
                            <w:pPr>
                              <w:ind w:firstLine="420"/>
                            </w:pPr>
                            <w:r>
                              <w:rPr>
                                <w:rFonts w:hint="eastAsia"/>
                              </w:rPr>
                              <w:t>1</w:t>
                            </w:r>
                            <w:r>
                              <w:rPr>
                                <w:rFonts w:hint="eastAsia"/>
                              </w:rPr>
                              <w:t>提供用户修改自己密码的页面</w:t>
                            </w:r>
                          </w:p>
                          <w:p w:rsidR="00C8374F" w:rsidRPr="00D77630" w:rsidRDefault="00C8374F" w:rsidP="00BE09A5">
                            <w:pPr>
                              <w:ind w:firstLine="420"/>
                            </w:pPr>
                            <w:r>
                              <w:rPr>
                                <w:rFonts w:hint="eastAsia"/>
                              </w:rPr>
                              <w:t xml:space="preserve">2 </w:t>
                            </w:r>
                            <w:r>
                              <w:rPr>
                                <w:rFonts w:hint="eastAsia"/>
                              </w:rPr>
                              <w:t>用户输入新的密码点击确定后，调用</w:t>
                            </w:r>
                            <w:r>
                              <w:rPr>
                                <w:rFonts w:hint="eastAsia"/>
                              </w:rPr>
                              <w:t>javascript:</w:t>
                            </w:r>
                            <w:proofErr w:type="gramStart"/>
                            <w:r w:rsidRPr="00BE09A5">
                              <w:t>UserPasswordModifyProcess()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7" o:spid="_x0000_s1053" type="#_x0000_t202" style="position:absolute;left:0;text-align:left;margin-left:38.25pt;margin-top:1.35pt;width:360.75pt;height:7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">
                <v:textbox>
                  <w:txbxContent>
                    <w:p w:rsidR="00696E03" w:rsidRDefault="00696E03" w:rsidP="00B23596">
                      <w:pPr>
                        <w:ind w:firstLine="420"/>
                      </w:pPr>
                      <w:r w:rsidRPr="00BE09A5">
                        <w:t>Admin/UserPasswordModifyForm.jsp</w:t>
                      </w:r>
                      <w:r>
                        <w:rPr>
                          <w:rFonts w:hint="eastAsia"/>
                        </w:rPr>
                        <w:t>（</w:t>
                      </w:r>
                      <w:r>
                        <w:rPr>
                          <w:rFonts w:hint="eastAsia"/>
                        </w:rPr>
                        <w:t xml:space="preserve"> UserID</w:t>
                      </w:r>
                      <w:r>
                        <w:rPr>
                          <w:rFonts w:hint="eastAsia"/>
                        </w:rPr>
                        <w:t>）</w:t>
                      </w:r>
                    </w:p>
                    <w:p w:rsidR="00696E03" w:rsidRDefault="00696E03" w:rsidP="00BE09A5">
                      <w:pPr>
                        <w:ind w:firstLine="420"/>
                      </w:pPr>
                      <w:r>
                        <w:rPr>
                          <w:rFonts w:hint="eastAsia"/>
                        </w:rPr>
                        <w:t>1</w:t>
                      </w:r>
                      <w:r>
                        <w:rPr>
                          <w:rFonts w:hint="eastAsia"/>
                        </w:rPr>
                        <w:t>提供用户修改自己密码的页面</w:t>
                      </w:r>
                    </w:p>
                    <w:p w:rsidR="00696E03" w:rsidRPr="00D77630" w:rsidRDefault="00696E03" w:rsidP="00BE09A5">
                      <w:pPr>
                        <w:ind w:firstLine="420"/>
                      </w:pPr>
                      <w:r>
                        <w:rPr>
                          <w:rFonts w:hint="eastAsia"/>
                        </w:rPr>
                        <w:t xml:space="preserve">2 </w:t>
                      </w:r>
                      <w:r>
                        <w:rPr>
                          <w:rFonts w:hint="eastAsia"/>
                        </w:rPr>
                        <w:t>用户输入新的密码点击确定后，调用</w:t>
                      </w:r>
                      <w:r>
                        <w:rPr>
                          <w:rFonts w:hint="eastAsia"/>
                        </w:rPr>
                        <w:t>javascript:</w:t>
                      </w:r>
                      <w:proofErr w:type="gramStart"/>
                      <w:r w:rsidRPr="00BE09A5">
                        <w:t>UserPasswordModifyProcess()</w:t>
                      </w:r>
                      <w:proofErr w:type="gramEnd"/>
                    </w:p>
                  </w:txbxContent>
                </v:textbox>
              </v:shape>
            </w:pict>
          </mc:Fallback>
        </mc:AlternateContent>
      </w: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r>
        <w:rPr>
          <w:rFonts w:hint="eastAsia"/>
          <w:noProof/>
        </w:rPr>
        <mc:AlternateContent>
          <mc:Choice Requires="wps">
            <w:drawing>
              <wp:anchor distT="0" distB="0" distL="114300" distR="114300" simplePos="0" relativeHeight="251728896" behindDoc="0" locked="0" layoutInCell="1" allowOverlap="1" wp14:anchorId="73740D8A" wp14:editId="46384A56">
                <wp:simplePos x="0" y="0"/>
                <wp:positionH relativeFrom="column">
                  <wp:posOffset>485775</wp:posOffset>
                </wp:positionH>
                <wp:positionV relativeFrom="paragraph">
                  <wp:posOffset>129541</wp:posOffset>
                </wp:positionV>
                <wp:extent cx="4581525" cy="895350"/>
                <wp:effectExtent l="0" t="0" r="28575" b="19050"/>
                <wp:wrapNone/>
                <wp:docPr id="8" name="文本框 8"/>
                <wp:cNvGraphicFramePr/>
                <a:graphic xmlns:a="http://schemas.openxmlformats.org/drawingml/2006/main">
                  <a:graphicData uri="http://schemas.microsoft.com/office/word/2010/wordprocessingShape">
                    <wps:wsp>
                      <wps:cNvSpPr txBox="1"/>
                      <wps:spPr>
                        <a:xfrm>
                          <a:off x="0" y="0"/>
                          <a:ext cx="458152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B23596">
                            <w:pPr>
                              <w:ind w:firstLine="420"/>
                            </w:pPr>
                            <w:r w:rsidRPr="00BE09A5">
                              <w:t>UserPasswordModifyProcess()</w:t>
                            </w:r>
                            <w:r>
                              <w:rPr>
                                <w:rFonts w:hint="eastAsia"/>
                              </w:rPr>
                              <w:t>位于</w:t>
                            </w:r>
                            <w:r>
                              <w:rPr>
                                <w:rFonts w:hint="eastAsia"/>
                              </w:rPr>
                              <w:t>js/Admin.</w:t>
                            </w:r>
                            <w:proofErr w:type="gramStart"/>
                            <w:r>
                              <w:rPr>
                                <w:rFonts w:hint="eastAsia"/>
                              </w:rPr>
                              <w:t>js</w:t>
                            </w:r>
                            <w:proofErr w:type="gramEnd"/>
                          </w:p>
                          <w:p w:rsidR="00C8374F" w:rsidRDefault="00C8374F" w:rsidP="00B23596">
                            <w:pPr>
                              <w:ind w:firstLine="420"/>
                            </w:pPr>
                            <w:r>
                              <w:rPr>
                                <w:rFonts w:hint="eastAsia"/>
                              </w:rPr>
                              <w:tab/>
                              <w:t xml:space="preserve">1 </w:t>
                            </w:r>
                            <w:r>
                              <w:rPr>
                                <w:rFonts w:hint="eastAsia"/>
                              </w:rPr>
                              <w:t>判断输入的密码是否一致</w:t>
                            </w:r>
                          </w:p>
                          <w:p w:rsidR="00C8374F" w:rsidRDefault="00C8374F" w:rsidP="00F40401">
                            <w:pPr>
                              <w:ind w:firstLine="420"/>
                            </w:pPr>
                            <w:r>
                              <w:rPr>
                                <w:rFonts w:hint="eastAsia"/>
                              </w:rPr>
                              <w:t xml:space="preserve">2 </w:t>
                            </w:r>
                            <w:r>
                              <w:rPr>
                                <w:rFonts w:hint="eastAsia"/>
                              </w:rPr>
                              <w:t>以异步方式调用</w:t>
                            </w:r>
                            <w:r w:rsidRPr="00BE09A5">
                              <w:t>Admin/UserPasswordModifyProcess.jsp</w:t>
                            </w:r>
                            <w:r>
                              <w:rPr>
                                <w:rFonts w:hint="eastAsia"/>
                              </w:rPr>
                              <w:t>，传递参数</w:t>
                            </w:r>
                            <w:r>
                              <w:rPr>
                                <w:rFonts w:hint="eastAsia"/>
                              </w:rPr>
                              <w:t>userid</w:t>
                            </w:r>
                            <w:r>
                              <w:rPr>
                                <w:rFonts w:hint="eastAsia"/>
                              </w:rPr>
                              <w:t>，将成功与否的返回信息显示于《</w:t>
                            </w:r>
                            <w:r>
                              <w:rPr>
                                <w:rFonts w:hint="eastAsia"/>
                              </w:rPr>
                              <w:t>response</w:t>
                            </w:r>
                            <w:r>
                              <w:rPr>
                                <w:rFonts w:hint="eastAsia"/>
                              </w:rPr>
                              <w:t>》处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54" type="#_x0000_t202" style="position:absolute;left:0;text-align:left;margin-left:38.25pt;margin-top:10.2pt;width:360.75pt;height:70.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" fillcolor="white [3201]" strokeweight=".5pt">
                <v:textbox>
                  <w:txbxContent>
                    <w:p w:rsidR="00696E03" w:rsidRDefault="00696E03" w:rsidP="00B23596">
                      <w:pPr>
                        <w:ind w:firstLine="420"/>
                      </w:pPr>
                      <w:r w:rsidRPr="00BE09A5">
                        <w:t>UserPasswordModifyProcess()</w:t>
                      </w:r>
                      <w:r>
                        <w:rPr>
                          <w:rFonts w:hint="eastAsia"/>
                        </w:rPr>
                        <w:t>位于</w:t>
                      </w:r>
                      <w:r>
                        <w:rPr>
                          <w:rFonts w:hint="eastAsia"/>
                        </w:rPr>
                        <w:t>js/Admin.</w:t>
                      </w:r>
                      <w:proofErr w:type="gramStart"/>
                      <w:r>
                        <w:rPr>
                          <w:rFonts w:hint="eastAsia"/>
                        </w:rPr>
                        <w:t>js</w:t>
                      </w:r>
                      <w:proofErr w:type="gramEnd"/>
                    </w:p>
                    <w:p w:rsidR="00696E03" w:rsidRDefault="00696E03" w:rsidP="00B23596">
                      <w:pPr>
                        <w:ind w:firstLine="420"/>
                      </w:pPr>
                      <w:r>
                        <w:rPr>
                          <w:rFonts w:hint="eastAsia"/>
                        </w:rPr>
                        <w:tab/>
                        <w:t xml:space="preserve">1 </w:t>
                      </w:r>
                      <w:r>
                        <w:rPr>
                          <w:rFonts w:hint="eastAsia"/>
                        </w:rPr>
                        <w:t>判断输入的密码是否一致</w:t>
                      </w:r>
                    </w:p>
                    <w:p w:rsidR="00696E03" w:rsidRDefault="00696E03" w:rsidP="00F40401">
                      <w:pPr>
                        <w:ind w:firstLine="420"/>
                      </w:pPr>
                      <w:r>
                        <w:rPr>
                          <w:rFonts w:hint="eastAsia"/>
                        </w:rPr>
                        <w:t xml:space="preserve">2 </w:t>
                      </w:r>
                      <w:r>
                        <w:rPr>
                          <w:rFonts w:hint="eastAsia"/>
                        </w:rPr>
                        <w:t>以异步方式调用</w:t>
                      </w:r>
                      <w:r w:rsidRPr="00BE09A5">
                        <w:t>Admin/UserPasswordModifyProcess.jsp</w:t>
                      </w:r>
                      <w:r>
                        <w:rPr>
                          <w:rFonts w:hint="eastAsia"/>
                        </w:rPr>
                        <w:t>，传递参数</w:t>
                      </w:r>
                      <w:r>
                        <w:rPr>
                          <w:rFonts w:hint="eastAsia"/>
                        </w:rPr>
                        <w:t>userid</w:t>
                      </w:r>
                      <w:r>
                        <w:rPr>
                          <w:rFonts w:hint="eastAsia"/>
                        </w:rPr>
                        <w:t>，将成功与否的返回信息显示于《</w:t>
                      </w:r>
                      <w:r>
                        <w:rPr>
                          <w:rFonts w:hint="eastAsia"/>
                        </w:rPr>
                        <w:t>response</w:t>
                      </w:r>
                      <w:r>
                        <w:rPr>
                          <w:rFonts w:hint="eastAsia"/>
                        </w:rPr>
                        <w:t>》处</w:t>
                      </w:r>
                    </w:p>
                  </w:txbxContent>
                </v:textbox>
              </v:shape>
            </w:pict>
          </mc:Fallback>
        </mc:AlternateContent>
      </w: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p>
    <w:p w:rsidR="00BE09A5" w:rsidRDefault="00BE09A5" w:rsidP="00B23596">
      <w:pPr>
        <w:widowControl/>
        <w:ind w:firstLine="420"/>
        <w:jc w:val="left"/>
      </w:pPr>
    </w:p>
    <w:p w:rsidR="00BE09A5" w:rsidRDefault="00F40401" w:rsidP="00B23596">
      <w:pPr>
        <w:widowControl/>
        <w:ind w:firstLine="420"/>
        <w:jc w:val="left"/>
      </w:pPr>
      <w:r>
        <w:rPr>
          <w:noProof/>
        </w:rPr>
        <mc:AlternateContent>
          <mc:Choice Requires="wps">
            <w:drawing>
              <wp:anchor distT="0" distB="0" distL="114300" distR="114300" simplePos="0" relativeHeight="251730944" behindDoc="0" locked="0" layoutInCell="1" allowOverlap="1" wp14:anchorId="7888B1F6" wp14:editId="2F2019B6">
                <wp:simplePos x="0" y="0"/>
                <wp:positionH relativeFrom="column">
                  <wp:posOffset>485774</wp:posOffset>
                </wp:positionH>
                <wp:positionV relativeFrom="paragraph">
                  <wp:posOffset>129540</wp:posOffset>
                </wp:positionV>
                <wp:extent cx="4581525" cy="1403985"/>
                <wp:effectExtent l="0" t="0" r="28575" b="1778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403985"/>
                        </a:xfrm>
                        <a:prstGeom prst="rect">
                          <a:avLst/>
                        </a:prstGeom>
                        <a:solidFill>
                          <a:srgbClr val="FFFFFF"/>
                        </a:solidFill>
                        <a:ln w="9525">
                          <a:solidFill>
                            <a:srgbClr val="000000"/>
                          </a:solidFill>
                          <a:miter lim="800000"/>
                          <a:headEnd/>
                          <a:tailEnd/>
                        </a:ln>
                      </wps:spPr>
                      <wps:txbx>
                        <w:txbxContent>
                          <w:p w:rsidR="00C8374F" w:rsidRDefault="00C8374F" w:rsidP="00B23596">
                            <w:pPr>
                              <w:ind w:firstLine="420"/>
                            </w:pPr>
                            <w:r w:rsidRPr="00BE09A5">
                              <w:t>Admin/UserPasswordModifyProcess.jsp</w:t>
                            </w:r>
                          </w:p>
                          <w:p w:rsidR="00C8374F" w:rsidRDefault="00C8374F" w:rsidP="00F40401">
                            <w:pPr>
                              <w:ind w:firstLine="420"/>
                            </w:pPr>
                            <w:r>
                              <w:rPr>
                                <w:rFonts w:hint="eastAsia"/>
                              </w:rPr>
                              <w:t>1</w:t>
                            </w:r>
                            <w:r>
                              <w:rPr>
                                <w:rFonts w:hint="eastAsia"/>
                              </w:rPr>
                              <w:t>调用类</w:t>
                            </w:r>
                            <w:r>
                              <w:rPr>
                                <w:rFonts w:hint="eastAsia"/>
                              </w:rPr>
                              <w:t>UserInfo</w:t>
                            </w:r>
                            <w:r>
                              <w:rPr>
                                <w:rFonts w:hint="eastAsia"/>
                              </w:rPr>
                              <w:t>的静态方法</w:t>
                            </w:r>
                            <w:r w:rsidRPr="00F40401">
                              <w:t>changeUserPassword</w:t>
                            </w:r>
                            <w:r w:rsidRPr="00F40401">
                              <w:rPr>
                                <w:rFonts w:hint="eastAsia"/>
                              </w:rPr>
                              <w:t xml:space="preserve"> </w:t>
                            </w:r>
                            <w:r>
                              <w:rPr>
                                <w:rFonts w:hint="eastAsia"/>
                              </w:rPr>
                              <w:t>()</w:t>
                            </w:r>
                            <w:r>
                              <w:t>,</w:t>
                            </w:r>
                            <w:r>
                              <w:rPr>
                                <w:rFonts w:hint="eastAsia"/>
                              </w:rPr>
                              <w:t>传递参数</w:t>
                            </w:r>
                            <w:r>
                              <w:rPr>
                                <w:rFonts w:hint="eastAsia"/>
                              </w:rPr>
                              <w:t>UserID</w:t>
                            </w:r>
                          </w:p>
                          <w:p w:rsidR="00C8374F" w:rsidRDefault="00C8374F" w:rsidP="00F40401">
                            <w:pPr>
                              <w:ind w:firstLine="420"/>
                            </w:pPr>
                            <w:r>
                              <w:rPr>
                                <w:rFonts w:hint="eastAsia"/>
                              </w:rPr>
                              <w:t xml:space="preserve">2 </w:t>
                            </w:r>
                            <w:r>
                              <w:rPr>
                                <w:rFonts w:hint="eastAsia"/>
                              </w:rPr>
                              <w:t>如果修改成功，返回“对用户</w:t>
                            </w:r>
                            <w:r>
                              <w:rPr>
                                <w:rFonts w:hint="eastAsia"/>
                              </w:rPr>
                              <w:t>XX</w:t>
                            </w:r>
                            <w:r>
                              <w:rPr>
                                <w:rFonts w:hint="eastAsia"/>
                              </w:rPr>
                              <w:t>的密码修改不成功”</w:t>
                            </w:r>
                          </w:p>
                          <w:p w:rsidR="00C8374F" w:rsidRPr="001A6002" w:rsidRDefault="00C8374F" w:rsidP="00F40401">
                            <w:pPr>
                              <w:ind w:firstLine="420"/>
                            </w:pPr>
                            <w:r>
                              <w:rPr>
                                <w:rFonts w:hint="eastAsia"/>
                              </w:rPr>
                              <w:t xml:space="preserve">3 </w:t>
                            </w:r>
                            <w:r>
                              <w:rPr>
                                <w:rFonts w:hint="eastAsia"/>
                              </w:rPr>
                              <w:t>如果修改不成功，返回“对用户</w:t>
                            </w:r>
                            <w:r>
                              <w:rPr>
                                <w:rFonts w:hint="eastAsia"/>
                              </w:rPr>
                              <w:t>XX</w:t>
                            </w:r>
                            <w:r>
                              <w:rPr>
                                <w:rFonts w:hint="eastAsia"/>
                              </w:rPr>
                              <w:t>的密码修改成功”</w:t>
                            </w:r>
                          </w:p>
                          <w:p w:rsidR="00C8374F" w:rsidRPr="00F40401" w:rsidRDefault="00C8374F" w:rsidP="00B23596">
                            <w:pPr>
                              <w:ind w:firstLine="42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8.25pt;margin-top:10.2pt;width:360.75pt;height:110.55pt;z-index:251730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">
                <v:textbox style="mso-fit-shape-to-text:t">
                  <w:txbxContent>
                    <w:p w:rsidR="00696E03" w:rsidRDefault="00696E03" w:rsidP="00B23596">
                      <w:pPr>
                        <w:ind w:firstLine="420"/>
                      </w:pPr>
                      <w:r w:rsidRPr="00BE09A5">
                        <w:t>Admin/UserPasswordModifyProcess.jsp</w:t>
                      </w:r>
                    </w:p>
                    <w:p w:rsidR="00696E03" w:rsidRDefault="00696E03" w:rsidP="00F40401">
                      <w:pPr>
                        <w:ind w:firstLine="420"/>
                      </w:pPr>
                      <w:r>
                        <w:rPr>
                          <w:rFonts w:hint="eastAsia"/>
                        </w:rPr>
                        <w:t>1</w:t>
                      </w:r>
                      <w:r>
                        <w:rPr>
                          <w:rFonts w:hint="eastAsia"/>
                        </w:rPr>
                        <w:t>调用类</w:t>
                      </w:r>
                      <w:r>
                        <w:rPr>
                          <w:rFonts w:hint="eastAsia"/>
                        </w:rPr>
                        <w:t>UserInfo</w:t>
                      </w:r>
                      <w:r>
                        <w:rPr>
                          <w:rFonts w:hint="eastAsia"/>
                        </w:rPr>
                        <w:t>的静态方法</w:t>
                      </w:r>
                      <w:r w:rsidRPr="00F40401">
                        <w:t>changeUserPassword</w:t>
                      </w:r>
                      <w:r w:rsidRPr="00F40401">
                        <w:rPr>
                          <w:rFonts w:hint="eastAsia"/>
                        </w:rPr>
                        <w:t xml:space="preserve"> </w:t>
                      </w:r>
                      <w:r>
                        <w:rPr>
                          <w:rFonts w:hint="eastAsia"/>
                        </w:rPr>
                        <w:t>()</w:t>
                      </w:r>
                      <w:r>
                        <w:t>,</w:t>
                      </w:r>
                      <w:r>
                        <w:rPr>
                          <w:rFonts w:hint="eastAsia"/>
                        </w:rPr>
                        <w:t>传递参数</w:t>
                      </w:r>
                      <w:r>
                        <w:rPr>
                          <w:rFonts w:hint="eastAsia"/>
                        </w:rPr>
                        <w:t>UserID</w:t>
                      </w:r>
                    </w:p>
                    <w:p w:rsidR="00696E03" w:rsidRDefault="00696E03" w:rsidP="00F40401">
                      <w:pPr>
                        <w:ind w:firstLine="420"/>
                      </w:pPr>
                      <w:r>
                        <w:rPr>
                          <w:rFonts w:hint="eastAsia"/>
                        </w:rPr>
                        <w:t xml:space="preserve">2 </w:t>
                      </w:r>
                      <w:r>
                        <w:rPr>
                          <w:rFonts w:hint="eastAsia"/>
                        </w:rPr>
                        <w:t>如果修改成功，返回“对用户</w:t>
                      </w:r>
                      <w:r>
                        <w:rPr>
                          <w:rFonts w:hint="eastAsia"/>
                        </w:rPr>
                        <w:t>XX</w:t>
                      </w:r>
                      <w:r>
                        <w:rPr>
                          <w:rFonts w:hint="eastAsia"/>
                        </w:rPr>
                        <w:t>的密码修改不成功”</w:t>
                      </w:r>
                    </w:p>
                    <w:p w:rsidR="00696E03" w:rsidRPr="001A6002" w:rsidRDefault="00696E03" w:rsidP="00F40401">
                      <w:pPr>
                        <w:ind w:firstLine="420"/>
                      </w:pPr>
                      <w:r>
                        <w:rPr>
                          <w:rFonts w:hint="eastAsia"/>
                        </w:rPr>
                        <w:t xml:space="preserve">3 </w:t>
                      </w:r>
                      <w:r>
                        <w:rPr>
                          <w:rFonts w:hint="eastAsia"/>
                        </w:rPr>
                        <w:t>如果修改不成功，返回“对用户</w:t>
                      </w:r>
                      <w:r>
                        <w:rPr>
                          <w:rFonts w:hint="eastAsia"/>
                        </w:rPr>
                        <w:t>XX</w:t>
                      </w:r>
                      <w:r>
                        <w:rPr>
                          <w:rFonts w:hint="eastAsia"/>
                        </w:rPr>
                        <w:t>的密码修改成功”</w:t>
                      </w:r>
                    </w:p>
                    <w:p w:rsidR="00696E03" w:rsidRPr="00F40401" w:rsidRDefault="00696E03" w:rsidP="00B23596">
                      <w:pPr>
                        <w:ind w:firstLine="420"/>
                      </w:pPr>
                    </w:p>
                  </w:txbxContent>
                </v:textbox>
              </v:shape>
            </w:pict>
          </mc:Fallback>
        </mc:AlternateContent>
      </w:r>
    </w:p>
    <w:p w:rsidR="00BE09A5" w:rsidRDefault="00BE09A5"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F40401" w:rsidRDefault="00F40401" w:rsidP="00B23596">
      <w:pPr>
        <w:widowControl/>
        <w:ind w:firstLine="420"/>
        <w:jc w:val="left"/>
      </w:pPr>
    </w:p>
    <w:p w:rsidR="00BE09A5" w:rsidRPr="00D77630" w:rsidRDefault="00BE09A5" w:rsidP="00B23596">
      <w:pPr>
        <w:widowControl/>
        <w:ind w:firstLine="420"/>
        <w:jc w:val="left"/>
      </w:pPr>
      <w:r>
        <w:rPr>
          <w:rFonts w:hint="eastAsia"/>
        </w:rPr>
        <w:t>用户密码</w:t>
      </w:r>
      <w:r w:rsidR="00F40401">
        <w:rPr>
          <w:rFonts w:hint="eastAsia"/>
        </w:rPr>
        <w:t>修改</w:t>
      </w:r>
      <w:r>
        <w:rPr>
          <w:rFonts w:hint="eastAsia"/>
        </w:rPr>
        <w:t>操作的数据表为用户信息表。</w:t>
      </w:r>
    </w:p>
    <w:p w:rsidR="00BE09A5" w:rsidRPr="00BE09A5" w:rsidRDefault="00BE09A5" w:rsidP="00B23596">
      <w:pPr>
        <w:ind w:firstLine="420"/>
      </w:pPr>
    </w:p>
    <w:p w:rsidR="0031386F" w:rsidRPr="007D6A36" w:rsidRDefault="00364A3E" w:rsidP="00364A3E">
      <w:pPr>
        <w:pStyle w:val="1"/>
      </w:pPr>
      <w:bookmarkStart w:id="26" w:name="_Toc501961659"/>
      <w:r>
        <w:rPr>
          <w:rFonts w:hint="eastAsia"/>
        </w:rPr>
        <w:t>9.</w:t>
      </w:r>
      <w:r w:rsidR="0031386F" w:rsidRPr="007D6A36">
        <w:rPr>
          <w:rFonts w:hint="eastAsia"/>
        </w:rPr>
        <w:t>注册页面</w:t>
      </w:r>
      <w:bookmarkEnd w:id="26"/>
    </w:p>
    <w:p w:rsidR="00EB3F22" w:rsidRPr="007D6A36" w:rsidRDefault="00B65259" w:rsidP="007D6A36">
      <w:pPr>
        <w:pStyle w:val="2"/>
      </w:pPr>
      <w:bookmarkStart w:id="27" w:name="_Toc501961660"/>
      <w:r>
        <w:rPr>
          <w:rFonts w:hint="eastAsia"/>
        </w:rPr>
        <w:t>9.1</w:t>
      </w:r>
      <w:r w:rsidR="00EB3F22" w:rsidRPr="007D6A36">
        <w:rPr>
          <w:rFonts w:hint="eastAsia"/>
        </w:rPr>
        <w:t>注册页面布局</w:t>
      </w:r>
      <w:bookmarkEnd w:id="27"/>
    </w:p>
    <w:p w:rsidR="00EB3F22" w:rsidRDefault="00EB3F22" w:rsidP="00B23596">
      <w:pPr>
        <w:ind w:firstLine="420"/>
      </w:pPr>
      <w:r>
        <w:rPr>
          <w:rFonts w:hint="eastAsia"/>
        </w:rPr>
        <w:t>注册页面的布局</w:t>
      </w:r>
      <w:r w:rsidR="00A71A55">
        <w:rPr>
          <w:rFonts w:hint="eastAsia"/>
        </w:rPr>
        <w:t>如</w:t>
      </w:r>
      <w:r w:rsidR="00A71A55">
        <w:fldChar w:fldCharType="begin"/>
      </w:r>
      <w:r w:rsidR="00A71A55">
        <w:instrText xml:space="preserve"> </w:instrText>
      </w:r>
      <w:r w:rsidR="00A71A55">
        <w:rPr>
          <w:rFonts w:hint="eastAsia"/>
        </w:rPr>
        <w:instrText>REF _Ref501376285 \h</w:instrText>
      </w:r>
      <w:r w:rsidR="00A71A55">
        <w:instrText xml:space="preserve"> </w:instrText>
      </w:r>
      <w:r w:rsidR="00A71A55">
        <w:fldChar w:fldCharType="separate"/>
      </w:r>
      <w:r w:rsidR="000A2991" w:rsidRPr="00A71A55">
        <w:rPr>
          <w:rFonts w:hint="eastAsia"/>
        </w:rPr>
        <w:t>图</w:t>
      </w:r>
      <w:r w:rsidR="000A2991" w:rsidRPr="00A71A55">
        <w:rPr>
          <w:rFonts w:hint="eastAsia"/>
        </w:rPr>
        <w:t xml:space="preserve"> </w:t>
      </w:r>
      <w:r w:rsidR="000A2991">
        <w:rPr>
          <w:noProof/>
        </w:rPr>
        <w:t>6</w:t>
      </w:r>
      <w:r w:rsidR="00A71A55">
        <w:fldChar w:fldCharType="end"/>
      </w:r>
      <w:r>
        <w:rPr>
          <w:rFonts w:hint="eastAsia"/>
        </w:rPr>
        <w:t>。</w:t>
      </w:r>
    </w:p>
    <w:p w:rsidR="00A71A55" w:rsidRDefault="00A71A55" w:rsidP="00B23596">
      <w:pPr>
        <w:keepNext/>
        <w:ind w:firstLine="420"/>
      </w:pPr>
      <w:r>
        <w:rPr>
          <w:noProof/>
        </w:rPr>
        <w:lastRenderedPageBreak/>
        <w:drawing>
          <wp:inline distT="0" distB="0" distL="0" distR="0" wp14:anchorId="7D8731CE" wp14:editId="468EB21B">
            <wp:extent cx="5274310" cy="2441810"/>
            <wp:effectExtent l="0" t="0" r="254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41810"/>
                    </a:xfrm>
                    <a:prstGeom prst="rect">
                      <a:avLst/>
                    </a:prstGeom>
                  </pic:spPr>
                </pic:pic>
              </a:graphicData>
            </a:graphic>
          </wp:inline>
        </w:drawing>
      </w:r>
    </w:p>
    <w:p w:rsidR="00A71A55" w:rsidRPr="00A71A55" w:rsidRDefault="00A71A55" w:rsidP="00B23596">
      <w:pPr>
        <w:pStyle w:val="ac"/>
        <w:ind w:firstLine="400"/>
      </w:pPr>
      <w:bookmarkStart w:id="28" w:name="_Ref501376285"/>
      <w:r w:rsidRPr="00A71A55">
        <w:rPr>
          <w:rFonts w:hint="eastAsia"/>
        </w:rPr>
        <w:t>图</w:t>
      </w:r>
      <w:r w:rsidRPr="00A71A55">
        <w:rPr>
          <w:rFonts w:hint="eastAsia"/>
        </w:rPr>
        <w:t xml:space="preserve"> </w:t>
      </w:r>
      <w:r w:rsidRPr="00A71A55">
        <w:fldChar w:fldCharType="begin"/>
      </w:r>
      <w:r w:rsidRPr="00A71A55">
        <w:instrText xml:space="preserve"> </w:instrText>
      </w:r>
      <w:r w:rsidRPr="00A71A55">
        <w:rPr>
          <w:rFonts w:hint="eastAsia"/>
        </w:rPr>
        <w:instrText xml:space="preserve">SEQ </w:instrText>
      </w:r>
      <w:r w:rsidRPr="00A71A55">
        <w:rPr>
          <w:rFonts w:hint="eastAsia"/>
        </w:rPr>
        <w:instrText>图</w:instrText>
      </w:r>
      <w:r w:rsidRPr="00A71A55">
        <w:rPr>
          <w:rFonts w:hint="eastAsia"/>
        </w:rPr>
        <w:instrText xml:space="preserve"> \* ARABIC</w:instrText>
      </w:r>
      <w:r w:rsidRPr="00A71A55">
        <w:instrText xml:space="preserve"> </w:instrText>
      </w:r>
      <w:r w:rsidRPr="00A71A55">
        <w:fldChar w:fldCharType="separate"/>
      </w:r>
      <w:r w:rsidR="000A2991">
        <w:rPr>
          <w:noProof/>
        </w:rPr>
        <w:t>6</w:t>
      </w:r>
      <w:r w:rsidRPr="00A71A55">
        <w:fldChar w:fldCharType="end"/>
      </w:r>
      <w:bookmarkEnd w:id="28"/>
      <w:r w:rsidRPr="00A71A55">
        <w:rPr>
          <w:rFonts w:hint="eastAsia"/>
        </w:rPr>
        <w:t xml:space="preserve"> </w:t>
      </w:r>
      <w:r w:rsidRPr="00A71A55">
        <w:rPr>
          <w:rFonts w:hint="eastAsia"/>
        </w:rPr>
        <w:t>注册页面布局</w:t>
      </w:r>
    </w:p>
    <w:p w:rsidR="0031386F" w:rsidRPr="007D6A36" w:rsidRDefault="00B65259" w:rsidP="007D6A36">
      <w:pPr>
        <w:pStyle w:val="2"/>
      </w:pPr>
      <w:bookmarkStart w:id="29" w:name="_Toc501961661"/>
      <w:r>
        <w:rPr>
          <w:rFonts w:hint="eastAsia"/>
        </w:rPr>
        <w:t>9.2</w:t>
      </w:r>
      <w:r w:rsidR="005C0A18" w:rsidRPr="007D6A36">
        <w:rPr>
          <w:rFonts w:hint="eastAsia"/>
        </w:rPr>
        <w:t>注册页面</w:t>
      </w:r>
      <w:r w:rsidR="00A71A55" w:rsidRPr="007D6A36">
        <w:rPr>
          <w:rFonts w:hint="eastAsia"/>
        </w:rPr>
        <w:t>的用户输入</w:t>
      </w:r>
      <w:bookmarkEnd w:id="29"/>
    </w:p>
    <w:tbl>
      <w:tblPr>
        <w:tblStyle w:val="a5"/>
        <w:tblW w:w="0" w:type="auto"/>
        <w:tblLook w:val="04A0" w:firstRow="1" w:lastRow="0" w:firstColumn="1" w:lastColumn="0" w:noHBand="0" w:noVBand="1"/>
      </w:tblPr>
      <w:tblGrid>
        <w:gridCol w:w="2127"/>
        <w:gridCol w:w="2137"/>
        <w:gridCol w:w="2129"/>
        <w:gridCol w:w="2129"/>
      </w:tblGrid>
      <w:tr w:rsidR="0031386F" w:rsidTr="008C4FC6">
        <w:tc>
          <w:tcPr>
            <w:tcW w:w="2130" w:type="dxa"/>
            <w:vAlign w:val="center"/>
          </w:tcPr>
          <w:p w:rsidR="0031386F" w:rsidRDefault="0031386F" w:rsidP="008C4FC6">
            <w:pPr>
              <w:ind w:firstLine="420"/>
            </w:pPr>
            <w:r>
              <w:rPr>
                <w:rFonts w:hint="eastAsia"/>
              </w:rPr>
              <w:t>输入信息</w:t>
            </w:r>
          </w:p>
        </w:tc>
        <w:tc>
          <w:tcPr>
            <w:tcW w:w="2130" w:type="dxa"/>
            <w:vAlign w:val="center"/>
          </w:tcPr>
          <w:p w:rsidR="0031386F" w:rsidRDefault="0031386F" w:rsidP="008C4FC6">
            <w:pPr>
              <w:ind w:firstLine="420"/>
            </w:pPr>
            <w:r>
              <w:rPr>
                <w:rFonts w:hint="eastAsia"/>
              </w:rPr>
              <w:t>变量名</w:t>
            </w:r>
          </w:p>
        </w:tc>
        <w:tc>
          <w:tcPr>
            <w:tcW w:w="2131" w:type="dxa"/>
            <w:vAlign w:val="center"/>
          </w:tcPr>
          <w:p w:rsidR="0031386F" w:rsidRDefault="0031386F" w:rsidP="008C4FC6">
            <w:pPr>
              <w:ind w:firstLine="420"/>
            </w:pPr>
            <w:r>
              <w:rPr>
                <w:rFonts w:hint="eastAsia"/>
              </w:rPr>
              <w:t>可选值</w:t>
            </w:r>
          </w:p>
        </w:tc>
        <w:tc>
          <w:tcPr>
            <w:tcW w:w="2131" w:type="dxa"/>
            <w:vAlign w:val="center"/>
          </w:tcPr>
          <w:p w:rsidR="0031386F" w:rsidRDefault="0031386F" w:rsidP="008C4FC6">
            <w:pPr>
              <w:ind w:firstLine="420"/>
            </w:pPr>
            <w:r>
              <w:rPr>
                <w:rFonts w:hint="eastAsia"/>
              </w:rPr>
              <w:t>说明</w:t>
            </w:r>
          </w:p>
        </w:tc>
      </w:tr>
      <w:tr w:rsidR="0031386F" w:rsidTr="008C4FC6">
        <w:tc>
          <w:tcPr>
            <w:tcW w:w="2130" w:type="dxa"/>
            <w:vAlign w:val="center"/>
          </w:tcPr>
          <w:p w:rsidR="0031386F" w:rsidRDefault="0031386F" w:rsidP="008C4FC6">
            <w:r>
              <w:rPr>
                <w:rFonts w:hint="eastAsia"/>
              </w:rPr>
              <w:t>用户类型</w:t>
            </w:r>
          </w:p>
        </w:tc>
        <w:tc>
          <w:tcPr>
            <w:tcW w:w="2130" w:type="dxa"/>
            <w:vAlign w:val="center"/>
          </w:tcPr>
          <w:p w:rsidR="0031386F" w:rsidRDefault="0031386F" w:rsidP="008C4FC6">
            <w:r>
              <w:rPr>
                <w:rFonts w:hint="eastAsia"/>
              </w:rPr>
              <w:t>UserRole</w:t>
            </w:r>
          </w:p>
        </w:tc>
        <w:tc>
          <w:tcPr>
            <w:tcW w:w="2131" w:type="dxa"/>
            <w:vAlign w:val="center"/>
          </w:tcPr>
          <w:p w:rsidR="0031386F" w:rsidRDefault="0031386F" w:rsidP="008C4FC6">
            <w:r>
              <w:rPr>
                <w:rFonts w:hint="eastAsia"/>
              </w:rPr>
              <w:t>数据管理员，数据需求用户，台站用户</w:t>
            </w:r>
          </w:p>
        </w:tc>
        <w:tc>
          <w:tcPr>
            <w:tcW w:w="2131" w:type="dxa"/>
            <w:vAlign w:val="center"/>
          </w:tcPr>
          <w:p w:rsidR="0031386F" w:rsidRPr="0031386F" w:rsidRDefault="0031386F" w:rsidP="008C4FC6">
            <w:r>
              <w:rPr>
                <w:rFonts w:hint="eastAsia"/>
              </w:rPr>
              <w:t>默认值是</w:t>
            </w:r>
            <w:r w:rsidR="00D72CFB">
              <w:rPr>
                <w:rFonts w:hint="eastAsia"/>
              </w:rPr>
              <w:t>台站用户</w:t>
            </w:r>
            <w:r>
              <w:rPr>
                <w:rFonts w:hint="eastAsia"/>
              </w:rPr>
              <w:t>，采用选择方式输入</w:t>
            </w:r>
          </w:p>
        </w:tc>
      </w:tr>
      <w:tr w:rsidR="0031386F" w:rsidTr="008C4FC6">
        <w:tc>
          <w:tcPr>
            <w:tcW w:w="2130" w:type="dxa"/>
            <w:vAlign w:val="center"/>
          </w:tcPr>
          <w:p w:rsidR="0031386F" w:rsidRDefault="0031386F" w:rsidP="008C4FC6">
            <w:r>
              <w:rPr>
                <w:rFonts w:hint="eastAsia"/>
              </w:rPr>
              <w:t>台站类型</w:t>
            </w:r>
          </w:p>
        </w:tc>
        <w:tc>
          <w:tcPr>
            <w:tcW w:w="2130" w:type="dxa"/>
            <w:vAlign w:val="center"/>
          </w:tcPr>
          <w:p w:rsidR="0031386F" w:rsidRDefault="0031386F" w:rsidP="008C4FC6">
            <w:r>
              <w:rPr>
                <w:rFonts w:hint="eastAsia"/>
              </w:rPr>
              <w:t>StationType</w:t>
            </w:r>
          </w:p>
        </w:tc>
        <w:tc>
          <w:tcPr>
            <w:tcW w:w="2131" w:type="dxa"/>
            <w:vAlign w:val="center"/>
          </w:tcPr>
          <w:p w:rsidR="0031386F" w:rsidRDefault="0031386F" w:rsidP="008C4FC6">
            <w:r>
              <w:rPr>
                <w:rFonts w:hint="eastAsia"/>
              </w:rPr>
              <w:t>短波，超短波，卫星，</w:t>
            </w:r>
            <w:r w:rsidR="00D72CFB">
              <w:t xml:space="preserve"> </w:t>
            </w:r>
          </w:p>
        </w:tc>
        <w:tc>
          <w:tcPr>
            <w:tcW w:w="2131" w:type="dxa"/>
            <w:vAlign w:val="center"/>
          </w:tcPr>
          <w:p w:rsidR="0031386F" w:rsidRPr="0031386F" w:rsidRDefault="0031386F" w:rsidP="008C4FC6">
            <w:r>
              <w:rPr>
                <w:rFonts w:hint="eastAsia"/>
              </w:rPr>
              <w:t>默认真是短波，采用选择方式输入</w:t>
            </w:r>
          </w:p>
        </w:tc>
      </w:tr>
      <w:tr w:rsidR="0031386F" w:rsidTr="008C4FC6">
        <w:tc>
          <w:tcPr>
            <w:tcW w:w="2130" w:type="dxa"/>
            <w:vAlign w:val="center"/>
          </w:tcPr>
          <w:p w:rsidR="0031386F" w:rsidRDefault="0031386F" w:rsidP="008C4FC6">
            <w:r>
              <w:rPr>
                <w:rFonts w:hint="eastAsia"/>
              </w:rPr>
              <w:t>用户名</w:t>
            </w:r>
          </w:p>
        </w:tc>
        <w:tc>
          <w:tcPr>
            <w:tcW w:w="2130" w:type="dxa"/>
            <w:vAlign w:val="center"/>
          </w:tcPr>
          <w:p w:rsidR="0031386F" w:rsidRDefault="0031386F" w:rsidP="008C4FC6">
            <w:r>
              <w:rPr>
                <w:rFonts w:hint="eastAsia"/>
              </w:rPr>
              <w:t>UserID</w:t>
            </w:r>
          </w:p>
        </w:tc>
        <w:tc>
          <w:tcPr>
            <w:tcW w:w="2131" w:type="dxa"/>
            <w:vAlign w:val="center"/>
          </w:tcPr>
          <w:p w:rsidR="0031386F" w:rsidRDefault="0031386F" w:rsidP="008C4FC6">
            <w:pPr>
              <w:ind w:firstLine="420"/>
            </w:pPr>
          </w:p>
        </w:tc>
        <w:tc>
          <w:tcPr>
            <w:tcW w:w="2131" w:type="dxa"/>
            <w:vAlign w:val="center"/>
          </w:tcPr>
          <w:p w:rsidR="0031386F" w:rsidRDefault="0031386F" w:rsidP="008C4FC6">
            <w:pPr>
              <w:ind w:firstLine="420"/>
            </w:pPr>
          </w:p>
        </w:tc>
      </w:tr>
      <w:tr w:rsidR="0031386F" w:rsidTr="008C4FC6">
        <w:tc>
          <w:tcPr>
            <w:tcW w:w="2130" w:type="dxa"/>
            <w:vAlign w:val="center"/>
          </w:tcPr>
          <w:p w:rsidR="0031386F" w:rsidRDefault="0031386F" w:rsidP="008C4FC6">
            <w:r>
              <w:rPr>
                <w:rFonts w:hint="eastAsia"/>
              </w:rPr>
              <w:t>密码</w:t>
            </w:r>
          </w:p>
        </w:tc>
        <w:tc>
          <w:tcPr>
            <w:tcW w:w="2130" w:type="dxa"/>
            <w:vAlign w:val="center"/>
          </w:tcPr>
          <w:p w:rsidR="0031386F" w:rsidRDefault="0031386F" w:rsidP="008C4FC6">
            <w:r>
              <w:rPr>
                <w:rFonts w:hint="eastAsia"/>
              </w:rPr>
              <w:t>UserPassword</w:t>
            </w:r>
          </w:p>
        </w:tc>
        <w:tc>
          <w:tcPr>
            <w:tcW w:w="2131" w:type="dxa"/>
            <w:vAlign w:val="center"/>
          </w:tcPr>
          <w:p w:rsidR="0031386F" w:rsidRDefault="0031386F" w:rsidP="008C4FC6">
            <w:pPr>
              <w:ind w:firstLine="420"/>
            </w:pPr>
          </w:p>
        </w:tc>
        <w:tc>
          <w:tcPr>
            <w:tcW w:w="2131" w:type="dxa"/>
            <w:vAlign w:val="center"/>
          </w:tcPr>
          <w:p w:rsidR="0031386F" w:rsidRDefault="0031386F" w:rsidP="008C4FC6">
            <w:pPr>
              <w:ind w:firstLine="420"/>
            </w:pPr>
          </w:p>
        </w:tc>
      </w:tr>
      <w:tr w:rsidR="0031386F" w:rsidTr="008C4FC6">
        <w:tc>
          <w:tcPr>
            <w:tcW w:w="2130" w:type="dxa"/>
            <w:vAlign w:val="center"/>
          </w:tcPr>
          <w:p w:rsidR="0031386F" w:rsidRDefault="0031386F" w:rsidP="008C4FC6">
            <w:r>
              <w:rPr>
                <w:rFonts w:hint="eastAsia"/>
              </w:rPr>
              <w:t>确认密码</w:t>
            </w:r>
          </w:p>
        </w:tc>
        <w:tc>
          <w:tcPr>
            <w:tcW w:w="2130" w:type="dxa"/>
            <w:vAlign w:val="center"/>
          </w:tcPr>
          <w:p w:rsidR="0031386F" w:rsidRDefault="0031386F" w:rsidP="008C4FC6">
            <w:r w:rsidRPr="0031386F">
              <w:t>UserPasswordConFirm</w:t>
            </w:r>
          </w:p>
        </w:tc>
        <w:tc>
          <w:tcPr>
            <w:tcW w:w="2131" w:type="dxa"/>
            <w:vAlign w:val="center"/>
          </w:tcPr>
          <w:p w:rsidR="0031386F" w:rsidRDefault="0031386F" w:rsidP="008C4FC6">
            <w:pPr>
              <w:ind w:firstLine="420"/>
            </w:pPr>
          </w:p>
        </w:tc>
        <w:tc>
          <w:tcPr>
            <w:tcW w:w="2131" w:type="dxa"/>
            <w:vAlign w:val="center"/>
          </w:tcPr>
          <w:p w:rsidR="0031386F" w:rsidRDefault="0031386F" w:rsidP="008C4FC6">
            <w:pPr>
              <w:ind w:firstLine="420"/>
            </w:pPr>
          </w:p>
        </w:tc>
      </w:tr>
      <w:tr w:rsidR="0031386F" w:rsidTr="008C4FC6">
        <w:tc>
          <w:tcPr>
            <w:tcW w:w="2130" w:type="dxa"/>
            <w:vAlign w:val="center"/>
          </w:tcPr>
          <w:p w:rsidR="0031386F" w:rsidRDefault="0031386F" w:rsidP="008C4FC6">
            <w:r>
              <w:rPr>
                <w:rFonts w:hint="eastAsia"/>
              </w:rPr>
              <w:t>真实姓名</w:t>
            </w:r>
          </w:p>
        </w:tc>
        <w:tc>
          <w:tcPr>
            <w:tcW w:w="2130" w:type="dxa"/>
            <w:vAlign w:val="center"/>
          </w:tcPr>
          <w:p w:rsidR="0031386F" w:rsidRDefault="0031386F" w:rsidP="008C4FC6">
            <w:r w:rsidRPr="0031386F">
              <w:t>UserName</w:t>
            </w:r>
          </w:p>
        </w:tc>
        <w:tc>
          <w:tcPr>
            <w:tcW w:w="2131" w:type="dxa"/>
            <w:vAlign w:val="center"/>
          </w:tcPr>
          <w:p w:rsidR="0031386F" w:rsidRDefault="0031386F" w:rsidP="008C4FC6">
            <w:pPr>
              <w:ind w:firstLine="420"/>
            </w:pPr>
          </w:p>
        </w:tc>
        <w:tc>
          <w:tcPr>
            <w:tcW w:w="2131" w:type="dxa"/>
            <w:vAlign w:val="center"/>
          </w:tcPr>
          <w:p w:rsidR="0031386F" w:rsidRDefault="00D72CFB" w:rsidP="008C4FC6">
            <w:r>
              <w:rPr>
                <w:rFonts w:hint="eastAsia"/>
              </w:rPr>
              <w:t>必须为汉字</w:t>
            </w:r>
          </w:p>
        </w:tc>
      </w:tr>
      <w:tr w:rsidR="0031386F" w:rsidTr="008C4FC6">
        <w:tc>
          <w:tcPr>
            <w:tcW w:w="2130" w:type="dxa"/>
            <w:vAlign w:val="center"/>
          </w:tcPr>
          <w:p w:rsidR="0031386F" w:rsidRDefault="0031386F" w:rsidP="008C4FC6">
            <w:r>
              <w:rPr>
                <w:rFonts w:hint="eastAsia"/>
              </w:rPr>
              <w:t>单位名称</w:t>
            </w:r>
          </w:p>
        </w:tc>
        <w:tc>
          <w:tcPr>
            <w:tcW w:w="2130" w:type="dxa"/>
            <w:vAlign w:val="center"/>
          </w:tcPr>
          <w:p w:rsidR="0031386F" w:rsidRDefault="0031386F" w:rsidP="008C4FC6">
            <w:r>
              <w:rPr>
                <w:rFonts w:hint="eastAsia"/>
              </w:rPr>
              <w:t>UnitName</w:t>
            </w:r>
          </w:p>
        </w:tc>
        <w:tc>
          <w:tcPr>
            <w:tcW w:w="2131" w:type="dxa"/>
            <w:vAlign w:val="center"/>
          </w:tcPr>
          <w:p w:rsidR="0031386F" w:rsidRDefault="0031386F" w:rsidP="008C4FC6">
            <w:pPr>
              <w:ind w:firstLine="420"/>
            </w:pPr>
          </w:p>
        </w:tc>
        <w:tc>
          <w:tcPr>
            <w:tcW w:w="2131" w:type="dxa"/>
            <w:vAlign w:val="center"/>
          </w:tcPr>
          <w:p w:rsidR="0031386F" w:rsidRDefault="0031386F" w:rsidP="008C4FC6">
            <w:pPr>
              <w:ind w:firstLine="420"/>
            </w:pPr>
          </w:p>
        </w:tc>
      </w:tr>
      <w:tr w:rsidR="0031386F" w:rsidTr="008C4FC6">
        <w:tc>
          <w:tcPr>
            <w:tcW w:w="2130" w:type="dxa"/>
            <w:vAlign w:val="center"/>
          </w:tcPr>
          <w:p w:rsidR="0031386F" w:rsidRDefault="0031386F" w:rsidP="008C4FC6">
            <w:r>
              <w:rPr>
                <w:rFonts w:hint="eastAsia"/>
              </w:rPr>
              <w:t>联系电话</w:t>
            </w:r>
          </w:p>
        </w:tc>
        <w:tc>
          <w:tcPr>
            <w:tcW w:w="2130" w:type="dxa"/>
            <w:vAlign w:val="center"/>
          </w:tcPr>
          <w:p w:rsidR="0031386F" w:rsidRDefault="0031386F" w:rsidP="008C4FC6">
            <w:r>
              <w:rPr>
                <w:rFonts w:hint="eastAsia"/>
              </w:rPr>
              <w:t>Television</w:t>
            </w:r>
          </w:p>
        </w:tc>
        <w:tc>
          <w:tcPr>
            <w:tcW w:w="2131" w:type="dxa"/>
            <w:vAlign w:val="center"/>
          </w:tcPr>
          <w:p w:rsidR="0031386F" w:rsidRDefault="0031386F" w:rsidP="008C4FC6">
            <w:pPr>
              <w:ind w:firstLine="420"/>
            </w:pPr>
          </w:p>
        </w:tc>
        <w:tc>
          <w:tcPr>
            <w:tcW w:w="2131" w:type="dxa"/>
            <w:vAlign w:val="center"/>
          </w:tcPr>
          <w:p w:rsidR="0031386F" w:rsidRDefault="0031386F" w:rsidP="008C4FC6">
            <w:pPr>
              <w:ind w:firstLine="420"/>
            </w:pPr>
          </w:p>
        </w:tc>
      </w:tr>
    </w:tbl>
    <w:p w:rsidR="0031386F" w:rsidRPr="007D6A36" w:rsidRDefault="00B65259" w:rsidP="007D6A36">
      <w:pPr>
        <w:pStyle w:val="2"/>
      </w:pPr>
      <w:bookmarkStart w:id="30" w:name="_Toc501961662"/>
      <w:r>
        <w:rPr>
          <w:rFonts w:hint="eastAsia"/>
        </w:rPr>
        <w:t>9.3</w:t>
      </w:r>
      <w:r w:rsidR="0031386F" w:rsidRPr="007D6A36">
        <w:rPr>
          <w:rFonts w:hint="eastAsia"/>
        </w:rPr>
        <w:t>对应的数据表</w:t>
      </w:r>
      <w:bookmarkEnd w:id="30"/>
    </w:p>
    <w:p w:rsidR="00A71A55" w:rsidRPr="00A71A55" w:rsidRDefault="00A71A55" w:rsidP="00B23596">
      <w:pPr>
        <w:ind w:firstLine="420"/>
      </w:pPr>
      <w:r>
        <w:rPr>
          <w:rFonts w:hint="eastAsia"/>
        </w:rPr>
        <w:t>对应数据表为</w:t>
      </w:r>
      <w:r>
        <w:rPr>
          <w:rFonts w:hint="eastAsia"/>
        </w:rPr>
        <w:t>EMCUSERINFO</w:t>
      </w:r>
      <w:r>
        <w:rPr>
          <w:rFonts w:hint="eastAsia"/>
        </w:rPr>
        <w:t>。</w:t>
      </w:r>
    </w:p>
    <w:tbl>
      <w:tblPr>
        <w:tblStyle w:val="a5"/>
        <w:tblW w:w="0" w:type="auto"/>
        <w:tblLayout w:type="fixed"/>
        <w:tblLook w:val="04A0" w:firstRow="1" w:lastRow="0" w:firstColumn="1" w:lastColumn="0" w:noHBand="0" w:noVBand="1"/>
      </w:tblPr>
      <w:tblGrid>
        <w:gridCol w:w="1526"/>
        <w:gridCol w:w="1559"/>
        <w:gridCol w:w="1559"/>
        <w:gridCol w:w="709"/>
        <w:gridCol w:w="851"/>
        <w:gridCol w:w="2318"/>
      </w:tblGrid>
      <w:tr w:rsidR="0031386F" w:rsidTr="008C4FC6">
        <w:tc>
          <w:tcPr>
            <w:tcW w:w="1526" w:type="dxa"/>
            <w:vAlign w:val="center"/>
          </w:tcPr>
          <w:p w:rsidR="0031386F" w:rsidRDefault="0031386F" w:rsidP="008C4FC6">
            <w:pPr>
              <w:ind w:firstLine="420"/>
            </w:pPr>
            <w:r>
              <w:rPr>
                <w:rFonts w:hint="eastAsia"/>
              </w:rPr>
              <w:t>名称</w:t>
            </w:r>
          </w:p>
        </w:tc>
        <w:tc>
          <w:tcPr>
            <w:tcW w:w="1559" w:type="dxa"/>
            <w:vAlign w:val="center"/>
          </w:tcPr>
          <w:p w:rsidR="0031386F" w:rsidRDefault="0031386F" w:rsidP="008C4FC6">
            <w:pPr>
              <w:ind w:firstLine="420"/>
            </w:pPr>
            <w:r>
              <w:rPr>
                <w:rFonts w:hint="eastAsia"/>
              </w:rPr>
              <w:t>变量名</w:t>
            </w:r>
          </w:p>
        </w:tc>
        <w:tc>
          <w:tcPr>
            <w:tcW w:w="1559" w:type="dxa"/>
            <w:vAlign w:val="center"/>
          </w:tcPr>
          <w:p w:rsidR="0031386F" w:rsidRDefault="0031386F" w:rsidP="008C4FC6">
            <w:pPr>
              <w:ind w:firstLine="420"/>
            </w:pPr>
            <w:r>
              <w:rPr>
                <w:rFonts w:hint="eastAsia"/>
              </w:rPr>
              <w:t>类型</w:t>
            </w:r>
          </w:p>
        </w:tc>
        <w:tc>
          <w:tcPr>
            <w:tcW w:w="709" w:type="dxa"/>
            <w:vAlign w:val="center"/>
          </w:tcPr>
          <w:p w:rsidR="0031386F" w:rsidRDefault="0031386F" w:rsidP="008C4FC6">
            <w:r>
              <w:rPr>
                <w:rFonts w:hint="eastAsia"/>
              </w:rPr>
              <w:t>为空</w:t>
            </w:r>
          </w:p>
        </w:tc>
        <w:tc>
          <w:tcPr>
            <w:tcW w:w="851" w:type="dxa"/>
            <w:vAlign w:val="center"/>
          </w:tcPr>
          <w:p w:rsidR="0031386F" w:rsidRDefault="0031386F" w:rsidP="008C4FC6">
            <w:r>
              <w:rPr>
                <w:rFonts w:hint="eastAsia"/>
              </w:rPr>
              <w:t>关键字</w:t>
            </w:r>
          </w:p>
        </w:tc>
        <w:tc>
          <w:tcPr>
            <w:tcW w:w="2318" w:type="dxa"/>
            <w:vAlign w:val="center"/>
          </w:tcPr>
          <w:p w:rsidR="0031386F" w:rsidRDefault="0031386F" w:rsidP="008C4FC6">
            <w:pPr>
              <w:ind w:firstLine="420"/>
            </w:pPr>
            <w:r>
              <w:rPr>
                <w:rFonts w:hint="eastAsia"/>
              </w:rPr>
              <w:t>说明</w:t>
            </w:r>
          </w:p>
        </w:tc>
      </w:tr>
      <w:tr w:rsidR="0031386F" w:rsidTr="008C4FC6">
        <w:tc>
          <w:tcPr>
            <w:tcW w:w="1526" w:type="dxa"/>
            <w:vAlign w:val="center"/>
          </w:tcPr>
          <w:p w:rsidR="0031386F" w:rsidRDefault="0031386F" w:rsidP="00821D6E">
            <w:r>
              <w:rPr>
                <w:rFonts w:hint="eastAsia"/>
              </w:rPr>
              <w:t>用户名</w:t>
            </w:r>
          </w:p>
        </w:tc>
        <w:tc>
          <w:tcPr>
            <w:tcW w:w="1559" w:type="dxa"/>
            <w:vAlign w:val="center"/>
          </w:tcPr>
          <w:p w:rsidR="0031386F" w:rsidRDefault="0031386F" w:rsidP="00821D6E">
            <w:r>
              <w:rPr>
                <w:rFonts w:hint="eastAsia"/>
              </w:rPr>
              <w:t>USERID</w:t>
            </w:r>
          </w:p>
        </w:tc>
        <w:tc>
          <w:tcPr>
            <w:tcW w:w="1559" w:type="dxa"/>
            <w:vAlign w:val="center"/>
          </w:tcPr>
          <w:p w:rsidR="0031386F" w:rsidRDefault="0031386F" w:rsidP="00821D6E">
            <w:r>
              <w:rPr>
                <w:rFonts w:hint="eastAsia"/>
              </w:rPr>
              <w:t>CHAR(</w:t>
            </w:r>
            <w:r w:rsidR="00D72CFB">
              <w:rPr>
                <w:rFonts w:hint="eastAsia"/>
              </w:rPr>
              <w:t>24</w:t>
            </w:r>
            <w:r>
              <w:rPr>
                <w:rFonts w:hint="eastAsia"/>
              </w:rPr>
              <w:t>)</w:t>
            </w:r>
          </w:p>
        </w:tc>
        <w:tc>
          <w:tcPr>
            <w:tcW w:w="709" w:type="dxa"/>
            <w:vAlign w:val="center"/>
          </w:tcPr>
          <w:p w:rsidR="0031386F" w:rsidRDefault="0031386F" w:rsidP="008C4FC6">
            <w:pPr>
              <w:ind w:firstLine="420"/>
            </w:pPr>
            <w:r>
              <w:t>N</w:t>
            </w:r>
          </w:p>
        </w:tc>
        <w:tc>
          <w:tcPr>
            <w:tcW w:w="851" w:type="dxa"/>
            <w:vAlign w:val="center"/>
          </w:tcPr>
          <w:p w:rsidR="0031386F" w:rsidRDefault="0031386F" w:rsidP="008C4FC6">
            <w:pPr>
              <w:ind w:firstLine="420"/>
            </w:pPr>
            <w:r>
              <w:rPr>
                <w:rFonts w:hint="eastAsia"/>
              </w:rPr>
              <w:t>Y</w:t>
            </w: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31386F" w:rsidP="00821D6E">
            <w:r>
              <w:rPr>
                <w:rFonts w:hint="eastAsia"/>
              </w:rPr>
              <w:t>用户角色</w:t>
            </w:r>
            <w:r>
              <w:rPr>
                <w:rFonts w:hint="eastAsia"/>
              </w:rPr>
              <w:t xml:space="preserve"> </w:t>
            </w:r>
          </w:p>
        </w:tc>
        <w:tc>
          <w:tcPr>
            <w:tcW w:w="1559" w:type="dxa"/>
            <w:vAlign w:val="center"/>
          </w:tcPr>
          <w:p w:rsidR="0031386F" w:rsidRDefault="0031386F" w:rsidP="00821D6E">
            <w:r>
              <w:rPr>
                <w:rFonts w:hint="eastAsia"/>
              </w:rPr>
              <w:t>USERROLE</w:t>
            </w:r>
          </w:p>
        </w:tc>
        <w:tc>
          <w:tcPr>
            <w:tcW w:w="1559" w:type="dxa"/>
            <w:vAlign w:val="center"/>
          </w:tcPr>
          <w:p w:rsidR="0031386F" w:rsidRDefault="0031386F" w:rsidP="00821D6E">
            <w:r>
              <w:rPr>
                <w:rFonts w:hint="eastAsia"/>
              </w:rPr>
              <w:t>CHAR(12)</w:t>
            </w:r>
          </w:p>
        </w:tc>
        <w:tc>
          <w:tcPr>
            <w:tcW w:w="709" w:type="dxa"/>
            <w:vAlign w:val="center"/>
          </w:tcPr>
          <w:p w:rsidR="0031386F" w:rsidRDefault="0031386F" w:rsidP="008C4FC6">
            <w:pPr>
              <w:ind w:firstLine="420"/>
            </w:pPr>
            <w:r>
              <w:rPr>
                <w:rFonts w:hint="eastAsia"/>
              </w:rPr>
              <w:t>N</w:t>
            </w: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31386F" w:rsidP="00821D6E">
            <w:r>
              <w:rPr>
                <w:rFonts w:hint="eastAsia"/>
              </w:rPr>
              <w:t>台站类型</w:t>
            </w:r>
          </w:p>
        </w:tc>
        <w:tc>
          <w:tcPr>
            <w:tcW w:w="1559" w:type="dxa"/>
            <w:vAlign w:val="center"/>
          </w:tcPr>
          <w:p w:rsidR="0031386F" w:rsidRDefault="0031386F" w:rsidP="00821D6E">
            <w:r>
              <w:rPr>
                <w:rFonts w:hint="eastAsia"/>
              </w:rPr>
              <w:t>StationType</w:t>
            </w:r>
          </w:p>
        </w:tc>
        <w:tc>
          <w:tcPr>
            <w:tcW w:w="1559" w:type="dxa"/>
            <w:vAlign w:val="center"/>
          </w:tcPr>
          <w:p w:rsidR="0031386F" w:rsidRDefault="0031386F" w:rsidP="00821D6E">
            <w:r>
              <w:t>C</w:t>
            </w:r>
            <w:r>
              <w:rPr>
                <w:rFonts w:hint="eastAsia"/>
              </w:rPr>
              <w:t>har(12)</w:t>
            </w:r>
          </w:p>
        </w:tc>
        <w:tc>
          <w:tcPr>
            <w:tcW w:w="709" w:type="dxa"/>
            <w:vAlign w:val="center"/>
          </w:tcPr>
          <w:p w:rsidR="0031386F" w:rsidRDefault="0031386F" w:rsidP="008C4FC6">
            <w:pPr>
              <w:ind w:firstLine="420"/>
            </w:pP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31386F" w:rsidP="00821D6E">
            <w:r>
              <w:rPr>
                <w:rFonts w:hint="eastAsia"/>
              </w:rPr>
              <w:t>用户口令</w:t>
            </w:r>
          </w:p>
        </w:tc>
        <w:tc>
          <w:tcPr>
            <w:tcW w:w="1559" w:type="dxa"/>
            <w:vAlign w:val="center"/>
          </w:tcPr>
          <w:p w:rsidR="0031386F" w:rsidRDefault="0031386F" w:rsidP="00821D6E">
            <w:r>
              <w:rPr>
                <w:rFonts w:hint="eastAsia"/>
              </w:rPr>
              <w:t>UserPassword</w:t>
            </w:r>
          </w:p>
        </w:tc>
        <w:tc>
          <w:tcPr>
            <w:tcW w:w="1559" w:type="dxa"/>
            <w:vAlign w:val="center"/>
          </w:tcPr>
          <w:p w:rsidR="0031386F" w:rsidRDefault="0031386F" w:rsidP="00821D6E">
            <w:r>
              <w:t>C</w:t>
            </w:r>
            <w:r>
              <w:rPr>
                <w:rFonts w:hint="eastAsia"/>
              </w:rPr>
              <w:t>har(</w:t>
            </w:r>
            <w:r w:rsidR="00D72CFB">
              <w:rPr>
                <w:rFonts w:hint="eastAsia"/>
              </w:rPr>
              <w:t>24</w:t>
            </w:r>
            <w:r>
              <w:rPr>
                <w:rFonts w:hint="eastAsia"/>
              </w:rPr>
              <w:t>)</w:t>
            </w:r>
          </w:p>
        </w:tc>
        <w:tc>
          <w:tcPr>
            <w:tcW w:w="709" w:type="dxa"/>
            <w:vAlign w:val="center"/>
          </w:tcPr>
          <w:p w:rsidR="0031386F" w:rsidRDefault="00D72CFB" w:rsidP="008C4FC6">
            <w:pPr>
              <w:ind w:firstLine="420"/>
            </w:pPr>
            <w:r>
              <w:rPr>
                <w:rFonts w:hint="eastAsia"/>
              </w:rPr>
              <w:t>N</w:t>
            </w: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31386F" w:rsidP="00821D6E">
            <w:r>
              <w:rPr>
                <w:rFonts w:hint="eastAsia"/>
              </w:rPr>
              <w:t>用户真实姓名</w:t>
            </w:r>
          </w:p>
        </w:tc>
        <w:tc>
          <w:tcPr>
            <w:tcW w:w="1559" w:type="dxa"/>
            <w:vAlign w:val="center"/>
          </w:tcPr>
          <w:p w:rsidR="0031386F" w:rsidRDefault="006A42B3" w:rsidP="00821D6E">
            <w:r>
              <w:rPr>
                <w:rFonts w:hint="eastAsia"/>
              </w:rPr>
              <w:t>UserName</w:t>
            </w:r>
          </w:p>
        </w:tc>
        <w:tc>
          <w:tcPr>
            <w:tcW w:w="1559" w:type="dxa"/>
            <w:vAlign w:val="center"/>
          </w:tcPr>
          <w:p w:rsidR="0031386F" w:rsidRDefault="006A42B3" w:rsidP="00821D6E">
            <w:r>
              <w:t>C</w:t>
            </w:r>
            <w:r>
              <w:rPr>
                <w:rFonts w:hint="eastAsia"/>
              </w:rPr>
              <w:t>har(12)</w:t>
            </w:r>
          </w:p>
        </w:tc>
        <w:tc>
          <w:tcPr>
            <w:tcW w:w="709" w:type="dxa"/>
            <w:vAlign w:val="center"/>
          </w:tcPr>
          <w:p w:rsidR="0031386F" w:rsidRDefault="0031386F" w:rsidP="008C4FC6">
            <w:pPr>
              <w:ind w:firstLine="420"/>
            </w:pP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6A42B3" w:rsidP="00821D6E">
            <w:r>
              <w:rPr>
                <w:rFonts w:hint="eastAsia"/>
              </w:rPr>
              <w:t>单位名称</w:t>
            </w:r>
          </w:p>
        </w:tc>
        <w:tc>
          <w:tcPr>
            <w:tcW w:w="1559" w:type="dxa"/>
            <w:vAlign w:val="center"/>
          </w:tcPr>
          <w:p w:rsidR="0031386F" w:rsidRDefault="006A42B3" w:rsidP="00821D6E">
            <w:r>
              <w:rPr>
                <w:rFonts w:hint="eastAsia"/>
              </w:rPr>
              <w:t>unitName</w:t>
            </w:r>
          </w:p>
        </w:tc>
        <w:tc>
          <w:tcPr>
            <w:tcW w:w="1559" w:type="dxa"/>
            <w:vAlign w:val="center"/>
          </w:tcPr>
          <w:p w:rsidR="0031386F" w:rsidRDefault="006A42B3" w:rsidP="00821D6E">
            <w:r>
              <w:t>C</w:t>
            </w:r>
            <w:r>
              <w:rPr>
                <w:rFonts w:hint="eastAsia"/>
              </w:rPr>
              <w:t>har(48)</w:t>
            </w:r>
          </w:p>
        </w:tc>
        <w:tc>
          <w:tcPr>
            <w:tcW w:w="709" w:type="dxa"/>
            <w:vAlign w:val="center"/>
          </w:tcPr>
          <w:p w:rsidR="0031386F" w:rsidRDefault="0031386F" w:rsidP="008C4FC6">
            <w:pPr>
              <w:ind w:firstLine="420"/>
            </w:pP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31386F" w:rsidTr="008C4FC6">
        <w:tc>
          <w:tcPr>
            <w:tcW w:w="1526" w:type="dxa"/>
            <w:vAlign w:val="center"/>
          </w:tcPr>
          <w:p w:rsidR="0031386F" w:rsidRDefault="006A42B3" w:rsidP="00821D6E">
            <w:r>
              <w:rPr>
                <w:rFonts w:hint="eastAsia"/>
              </w:rPr>
              <w:t>电话号码</w:t>
            </w:r>
          </w:p>
        </w:tc>
        <w:tc>
          <w:tcPr>
            <w:tcW w:w="1559" w:type="dxa"/>
            <w:vAlign w:val="center"/>
          </w:tcPr>
          <w:p w:rsidR="0031386F" w:rsidRDefault="006A42B3" w:rsidP="00821D6E">
            <w:r>
              <w:rPr>
                <w:rFonts w:hint="eastAsia"/>
              </w:rPr>
              <w:t>PhoneNo</w:t>
            </w:r>
          </w:p>
        </w:tc>
        <w:tc>
          <w:tcPr>
            <w:tcW w:w="1559" w:type="dxa"/>
            <w:vAlign w:val="center"/>
          </w:tcPr>
          <w:p w:rsidR="0031386F" w:rsidRDefault="006A42B3" w:rsidP="00821D6E">
            <w:r>
              <w:t>C</w:t>
            </w:r>
            <w:r>
              <w:rPr>
                <w:rFonts w:hint="eastAsia"/>
              </w:rPr>
              <w:t>har(12)</w:t>
            </w:r>
          </w:p>
        </w:tc>
        <w:tc>
          <w:tcPr>
            <w:tcW w:w="709" w:type="dxa"/>
            <w:vAlign w:val="center"/>
          </w:tcPr>
          <w:p w:rsidR="0031386F" w:rsidRDefault="0031386F" w:rsidP="008C4FC6">
            <w:pPr>
              <w:ind w:firstLine="420"/>
            </w:pPr>
          </w:p>
        </w:tc>
        <w:tc>
          <w:tcPr>
            <w:tcW w:w="851" w:type="dxa"/>
            <w:vAlign w:val="center"/>
          </w:tcPr>
          <w:p w:rsidR="0031386F" w:rsidRDefault="0031386F" w:rsidP="008C4FC6">
            <w:pPr>
              <w:ind w:firstLine="420"/>
            </w:pPr>
          </w:p>
        </w:tc>
        <w:tc>
          <w:tcPr>
            <w:tcW w:w="2318" w:type="dxa"/>
            <w:vAlign w:val="center"/>
          </w:tcPr>
          <w:p w:rsidR="0031386F" w:rsidRDefault="0031386F" w:rsidP="008C4FC6">
            <w:pPr>
              <w:ind w:firstLine="420"/>
            </w:pPr>
          </w:p>
        </w:tc>
      </w:tr>
      <w:tr w:rsidR="006A42B3" w:rsidTr="008C4FC6">
        <w:tc>
          <w:tcPr>
            <w:tcW w:w="1526" w:type="dxa"/>
            <w:vAlign w:val="center"/>
          </w:tcPr>
          <w:p w:rsidR="006A42B3" w:rsidRDefault="006A42B3" w:rsidP="00821D6E">
            <w:r>
              <w:rPr>
                <w:rFonts w:hint="eastAsia"/>
              </w:rPr>
              <w:t>单位类型</w:t>
            </w:r>
          </w:p>
        </w:tc>
        <w:tc>
          <w:tcPr>
            <w:tcW w:w="1559" w:type="dxa"/>
            <w:vAlign w:val="center"/>
          </w:tcPr>
          <w:p w:rsidR="006A42B3" w:rsidRDefault="006A42B3" w:rsidP="00821D6E">
            <w:r>
              <w:rPr>
                <w:rFonts w:hint="eastAsia"/>
              </w:rPr>
              <w:t>UNITType</w:t>
            </w:r>
          </w:p>
        </w:tc>
        <w:tc>
          <w:tcPr>
            <w:tcW w:w="1559" w:type="dxa"/>
            <w:vAlign w:val="center"/>
          </w:tcPr>
          <w:p w:rsidR="006A42B3" w:rsidRDefault="006A42B3" w:rsidP="00821D6E">
            <w:r>
              <w:t>C</w:t>
            </w:r>
            <w:r>
              <w:rPr>
                <w:rFonts w:hint="eastAsia"/>
              </w:rPr>
              <w:t>har(12)</w:t>
            </w:r>
          </w:p>
        </w:tc>
        <w:tc>
          <w:tcPr>
            <w:tcW w:w="709" w:type="dxa"/>
            <w:vAlign w:val="center"/>
          </w:tcPr>
          <w:p w:rsidR="006A42B3" w:rsidRDefault="006A42B3" w:rsidP="008C4FC6">
            <w:pPr>
              <w:ind w:firstLine="420"/>
            </w:pPr>
          </w:p>
        </w:tc>
        <w:tc>
          <w:tcPr>
            <w:tcW w:w="851" w:type="dxa"/>
            <w:vAlign w:val="center"/>
          </w:tcPr>
          <w:p w:rsidR="006A42B3" w:rsidRDefault="006A42B3" w:rsidP="008C4FC6">
            <w:pPr>
              <w:ind w:firstLine="420"/>
            </w:pPr>
          </w:p>
        </w:tc>
        <w:tc>
          <w:tcPr>
            <w:tcW w:w="2318" w:type="dxa"/>
            <w:vAlign w:val="center"/>
          </w:tcPr>
          <w:p w:rsidR="006A42B3" w:rsidRDefault="006A42B3" w:rsidP="008C4FC6">
            <w:pPr>
              <w:ind w:firstLine="420"/>
            </w:pPr>
          </w:p>
        </w:tc>
      </w:tr>
      <w:tr w:rsidR="006A42B3" w:rsidTr="008C4FC6">
        <w:tc>
          <w:tcPr>
            <w:tcW w:w="1526" w:type="dxa"/>
            <w:vAlign w:val="center"/>
          </w:tcPr>
          <w:p w:rsidR="006A42B3" w:rsidRDefault="006A42B3" w:rsidP="00821D6E">
            <w:r>
              <w:rPr>
                <w:rFonts w:hint="eastAsia"/>
              </w:rPr>
              <w:t>说明</w:t>
            </w:r>
          </w:p>
        </w:tc>
        <w:tc>
          <w:tcPr>
            <w:tcW w:w="1559" w:type="dxa"/>
            <w:vAlign w:val="center"/>
          </w:tcPr>
          <w:p w:rsidR="006A42B3" w:rsidRDefault="006A42B3" w:rsidP="00821D6E">
            <w:r>
              <w:t>C</w:t>
            </w:r>
            <w:r>
              <w:rPr>
                <w:rFonts w:hint="eastAsia"/>
              </w:rPr>
              <w:t>omments</w:t>
            </w:r>
          </w:p>
        </w:tc>
        <w:tc>
          <w:tcPr>
            <w:tcW w:w="1559" w:type="dxa"/>
            <w:vAlign w:val="center"/>
          </w:tcPr>
          <w:p w:rsidR="006A42B3" w:rsidRDefault="006A42B3" w:rsidP="00821D6E">
            <w:r>
              <w:t>V</w:t>
            </w:r>
            <w:r>
              <w:rPr>
                <w:rFonts w:hint="eastAsia"/>
              </w:rPr>
              <w:t>archar2(255)</w:t>
            </w:r>
          </w:p>
        </w:tc>
        <w:tc>
          <w:tcPr>
            <w:tcW w:w="709" w:type="dxa"/>
            <w:vAlign w:val="center"/>
          </w:tcPr>
          <w:p w:rsidR="006A42B3" w:rsidRDefault="006A42B3" w:rsidP="008C4FC6">
            <w:pPr>
              <w:ind w:firstLine="420"/>
            </w:pPr>
          </w:p>
        </w:tc>
        <w:tc>
          <w:tcPr>
            <w:tcW w:w="851" w:type="dxa"/>
            <w:vAlign w:val="center"/>
          </w:tcPr>
          <w:p w:rsidR="006A42B3" w:rsidRDefault="006A42B3" w:rsidP="008C4FC6">
            <w:pPr>
              <w:ind w:firstLine="420"/>
            </w:pPr>
          </w:p>
        </w:tc>
        <w:tc>
          <w:tcPr>
            <w:tcW w:w="2318" w:type="dxa"/>
            <w:vAlign w:val="center"/>
          </w:tcPr>
          <w:p w:rsidR="006A42B3" w:rsidRDefault="006A42B3" w:rsidP="008C4FC6">
            <w:pPr>
              <w:ind w:firstLine="420"/>
            </w:pPr>
          </w:p>
        </w:tc>
      </w:tr>
      <w:tr w:rsidR="00D72CFB" w:rsidTr="008C4FC6">
        <w:tc>
          <w:tcPr>
            <w:tcW w:w="1526" w:type="dxa"/>
            <w:vAlign w:val="center"/>
          </w:tcPr>
          <w:p w:rsidR="00D72CFB" w:rsidRDefault="00D72CFB" w:rsidP="00821D6E">
            <w:r>
              <w:rPr>
                <w:rFonts w:hint="eastAsia"/>
              </w:rPr>
              <w:lastRenderedPageBreak/>
              <w:t>审核</w:t>
            </w:r>
          </w:p>
        </w:tc>
        <w:tc>
          <w:tcPr>
            <w:tcW w:w="1559" w:type="dxa"/>
            <w:vAlign w:val="center"/>
          </w:tcPr>
          <w:p w:rsidR="00D72CFB" w:rsidRDefault="00D72CFB" w:rsidP="00821D6E">
            <w:r>
              <w:rPr>
                <w:rFonts w:hint="eastAsia"/>
              </w:rPr>
              <w:t>CONFIRM</w:t>
            </w:r>
          </w:p>
        </w:tc>
        <w:tc>
          <w:tcPr>
            <w:tcW w:w="1559" w:type="dxa"/>
            <w:vAlign w:val="center"/>
          </w:tcPr>
          <w:p w:rsidR="00D72CFB" w:rsidRDefault="00D72CFB" w:rsidP="00821D6E">
            <w:r>
              <w:rPr>
                <w:rFonts w:hint="eastAsia"/>
              </w:rPr>
              <w:t>NUMBER(1)</w:t>
            </w:r>
          </w:p>
        </w:tc>
        <w:tc>
          <w:tcPr>
            <w:tcW w:w="709" w:type="dxa"/>
            <w:vAlign w:val="center"/>
          </w:tcPr>
          <w:p w:rsidR="00D72CFB" w:rsidRDefault="00D72CFB" w:rsidP="008C4FC6">
            <w:pPr>
              <w:ind w:firstLine="420"/>
            </w:pPr>
          </w:p>
        </w:tc>
        <w:tc>
          <w:tcPr>
            <w:tcW w:w="851" w:type="dxa"/>
            <w:vAlign w:val="center"/>
          </w:tcPr>
          <w:p w:rsidR="00D72CFB" w:rsidRDefault="00D72CFB" w:rsidP="008C4FC6">
            <w:pPr>
              <w:ind w:firstLine="420"/>
            </w:pPr>
          </w:p>
        </w:tc>
        <w:tc>
          <w:tcPr>
            <w:tcW w:w="2318" w:type="dxa"/>
            <w:vAlign w:val="center"/>
          </w:tcPr>
          <w:p w:rsidR="00D72CFB" w:rsidRDefault="00D72CFB" w:rsidP="008C4FC6">
            <w:pPr>
              <w:ind w:firstLine="420"/>
            </w:pPr>
          </w:p>
        </w:tc>
      </w:tr>
    </w:tbl>
    <w:p w:rsidR="0031386F" w:rsidRDefault="0031386F" w:rsidP="00B23596">
      <w:pPr>
        <w:ind w:firstLine="420"/>
      </w:pPr>
    </w:p>
    <w:p w:rsidR="00EC79C8" w:rsidRPr="007D6A36" w:rsidRDefault="00B65259" w:rsidP="007D6A36">
      <w:pPr>
        <w:pStyle w:val="2"/>
      </w:pPr>
      <w:bookmarkStart w:id="31" w:name="_Toc501961663"/>
      <w:r>
        <w:rPr>
          <w:rFonts w:hint="eastAsia"/>
        </w:rPr>
        <w:t>9.4</w:t>
      </w:r>
      <w:r w:rsidR="00EC79C8" w:rsidRPr="007D6A36">
        <w:rPr>
          <w:rFonts w:hint="eastAsia"/>
        </w:rPr>
        <w:t>页面汇总说明</w:t>
      </w:r>
      <w:bookmarkEnd w:id="31"/>
    </w:p>
    <w:tbl>
      <w:tblPr>
        <w:tblStyle w:val="a5"/>
        <w:tblW w:w="0" w:type="auto"/>
        <w:tblLook w:val="04A0" w:firstRow="1" w:lastRow="0" w:firstColumn="1" w:lastColumn="0" w:noHBand="0" w:noVBand="1"/>
      </w:tblPr>
      <w:tblGrid>
        <w:gridCol w:w="2840"/>
        <w:gridCol w:w="2841"/>
        <w:gridCol w:w="2841"/>
      </w:tblGrid>
      <w:tr w:rsidR="00EC79C8" w:rsidTr="00EC79C8">
        <w:tc>
          <w:tcPr>
            <w:tcW w:w="2840" w:type="dxa"/>
          </w:tcPr>
          <w:p w:rsidR="00EC79C8" w:rsidRDefault="00EC79C8" w:rsidP="00B23596">
            <w:pPr>
              <w:ind w:firstLine="420"/>
            </w:pPr>
            <w:r>
              <w:rPr>
                <w:rFonts w:hint="eastAsia"/>
              </w:rPr>
              <w:t>名称</w:t>
            </w:r>
          </w:p>
        </w:tc>
        <w:tc>
          <w:tcPr>
            <w:tcW w:w="2841" w:type="dxa"/>
          </w:tcPr>
          <w:p w:rsidR="00EC79C8" w:rsidRDefault="00EC79C8" w:rsidP="00B23596">
            <w:pPr>
              <w:ind w:firstLine="420"/>
            </w:pPr>
            <w:r>
              <w:rPr>
                <w:rFonts w:hint="eastAsia"/>
              </w:rPr>
              <w:t>功能</w:t>
            </w:r>
          </w:p>
        </w:tc>
        <w:tc>
          <w:tcPr>
            <w:tcW w:w="2841" w:type="dxa"/>
          </w:tcPr>
          <w:p w:rsidR="00EC79C8" w:rsidRDefault="00EC79C8" w:rsidP="00B23596">
            <w:pPr>
              <w:ind w:firstLine="420"/>
            </w:pPr>
            <w:r>
              <w:rPr>
                <w:rFonts w:hint="eastAsia"/>
              </w:rPr>
              <w:t>说明</w:t>
            </w:r>
          </w:p>
        </w:tc>
      </w:tr>
      <w:tr w:rsidR="00EC79C8" w:rsidTr="00EC79C8">
        <w:tc>
          <w:tcPr>
            <w:tcW w:w="2840" w:type="dxa"/>
          </w:tcPr>
          <w:p w:rsidR="00EC79C8" w:rsidRDefault="00EC79C8" w:rsidP="007A7C83">
            <w:r>
              <w:rPr>
                <w:rFonts w:hint="eastAsia"/>
              </w:rPr>
              <w:t>registeForm.jsp</w:t>
            </w:r>
          </w:p>
        </w:tc>
        <w:tc>
          <w:tcPr>
            <w:tcW w:w="2841" w:type="dxa"/>
          </w:tcPr>
          <w:p w:rsidR="00EC79C8" w:rsidRDefault="00EC79C8" w:rsidP="00B23596">
            <w:pPr>
              <w:ind w:firstLine="420"/>
            </w:pPr>
            <w:r>
              <w:rPr>
                <w:rFonts w:hint="eastAsia"/>
              </w:rPr>
              <w:t>显示表格，供用户输入</w:t>
            </w:r>
          </w:p>
        </w:tc>
        <w:tc>
          <w:tcPr>
            <w:tcW w:w="2841" w:type="dxa"/>
          </w:tcPr>
          <w:p w:rsidR="00EC79C8" w:rsidRDefault="00EC79C8" w:rsidP="00B23596">
            <w:pPr>
              <w:ind w:firstLine="420"/>
            </w:pPr>
          </w:p>
        </w:tc>
      </w:tr>
      <w:tr w:rsidR="00EC79C8" w:rsidTr="00EC79C8">
        <w:tc>
          <w:tcPr>
            <w:tcW w:w="2840" w:type="dxa"/>
          </w:tcPr>
          <w:p w:rsidR="00002CF2" w:rsidRDefault="00002CF2" w:rsidP="007A7C83">
            <w:r>
              <w:t>J</w:t>
            </w:r>
            <w:r>
              <w:rPr>
                <w:rFonts w:hint="eastAsia"/>
              </w:rPr>
              <w:t>s/user.js</w:t>
            </w:r>
            <w:r>
              <w:rPr>
                <w:rFonts w:hint="eastAsia"/>
              </w:rPr>
              <w:t>：</w:t>
            </w:r>
            <w:r>
              <w:rPr>
                <w:rFonts w:hint="eastAsia"/>
              </w:rPr>
              <w:t>userRegProcess()</w:t>
            </w:r>
          </w:p>
        </w:tc>
        <w:tc>
          <w:tcPr>
            <w:tcW w:w="2841" w:type="dxa"/>
          </w:tcPr>
          <w:p w:rsidR="00EC79C8" w:rsidRPr="00002CF2" w:rsidRDefault="00002CF2" w:rsidP="00B23596">
            <w:pPr>
              <w:ind w:firstLine="420"/>
            </w:pPr>
            <w:r>
              <w:rPr>
                <w:rFonts w:hint="eastAsia"/>
              </w:rPr>
              <w:t>对输入数据的检查，调用</w:t>
            </w:r>
            <w:r>
              <w:rPr>
                <w:rFonts w:hint="eastAsia"/>
              </w:rPr>
              <w:t>UserRegistryProcess.jsp</w:t>
            </w:r>
            <w:r>
              <w:rPr>
                <w:rFonts w:hint="eastAsia"/>
              </w:rPr>
              <w:t>进入数据库数据插入</w:t>
            </w:r>
          </w:p>
        </w:tc>
        <w:tc>
          <w:tcPr>
            <w:tcW w:w="2841" w:type="dxa"/>
          </w:tcPr>
          <w:p w:rsidR="00EC79C8" w:rsidRDefault="00EC79C8" w:rsidP="00B23596">
            <w:pPr>
              <w:ind w:firstLine="420"/>
            </w:pPr>
          </w:p>
        </w:tc>
      </w:tr>
      <w:tr w:rsidR="00002CF2" w:rsidTr="00EC79C8">
        <w:tc>
          <w:tcPr>
            <w:tcW w:w="2840" w:type="dxa"/>
          </w:tcPr>
          <w:p w:rsidR="00002CF2" w:rsidRDefault="00002CF2" w:rsidP="007A7C83">
            <w:r>
              <w:rPr>
                <w:rFonts w:hint="eastAsia"/>
              </w:rPr>
              <w:t>UserRegistryProcess.jsp</w:t>
            </w:r>
          </w:p>
        </w:tc>
        <w:tc>
          <w:tcPr>
            <w:tcW w:w="2841" w:type="dxa"/>
          </w:tcPr>
          <w:p w:rsidR="00002CF2" w:rsidRDefault="00002CF2" w:rsidP="00002CF2">
            <w:pPr>
              <w:ind w:firstLineChars="200" w:firstLine="420"/>
            </w:pPr>
            <w:r>
              <w:rPr>
                <w:rFonts w:hint="eastAsia"/>
              </w:rPr>
              <w:t>做数据库数据的重复检测，合理情况下插入数据。</w:t>
            </w:r>
          </w:p>
        </w:tc>
        <w:tc>
          <w:tcPr>
            <w:tcW w:w="2841" w:type="dxa"/>
          </w:tcPr>
          <w:p w:rsidR="00002CF2" w:rsidRDefault="00002CF2" w:rsidP="00B23596">
            <w:pPr>
              <w:ind w:firstLine="420"/>
            </w:pPr>
          </w:p>
        </w:tc>
      </w:tr>
    </w:tbl>
    <w:p w:rsidR="00EC79C8" w:rsidRDefault="00EC79C8" w:rsidP="00B23596">
      <w:pPr>
        <w:ind w:firstLine="420"/>
      </w:pPr>
    </w:p>
    <w:p w:rsidR="00EB3F22" w:rsidRPr="007D6A36" w:rsidRDefault="00364A3E" w:rsidP="00364A3E">
      <w:pPr>
        <w:pStyle w:val="1"/>
      </w:pPr>
      <w:bookmarkStart w:id="32" w:name="_Toc501961664"/>
      <w:r>
        <w:rPr>
          <w:rFonts w:hint="eastAsia"/>
        </w:rPr>
        <w:t>10.</w:t>
      </w:r>
      <w:r w:rsidR="00EB3F22" w:rsidRPr="007D6A36">
        <w:rPr>
          <w:rFonts w:hint="eastAsia"/>
        </w:rPr>
        <w:t>业务数据应用</w:t>
      </w:r>
      <w:bookmarkEnd w:id="32"/>
    </w:p>
    <w:p w:rsidR="00AB5F9E" w:rsidRPr="007D6A36" w:rsidRDefault="00B65259" w:rsidP="007D6A36">
      <w:pPr>
        <w:pStyle w:val="2"/>
      </w:pPr>
      <w:bookmarkStart w:id="33" w:name="_Toc501961665"/>
      <w:r>
        <w:rPr>
          <w:rFonts w:hint="eastAsia"/>
        </w:rPr>
        <w:t>10.1</w:t>
      </w:r>
      <w:r w:rsidR="00AB5F9E" w:rsidRPr="007D6A36">
        <w:rPr>
          <w:rFonts w:hint="eastAsia"/>
        </w:rPr>
        <w:t>概述</w:t>
      </w:r>
      <w:bookmarkEnd w:id="33"/>
    </w:p>
    <w:p w:rsidR="00EB3F22" w:rsidRDefault="00EB3F22" w:rsidP="00B23596">
      <w:pPr>
        <w:ind w:firstLine="420"/>
      </w:pPr>
      <w:r>
        <w:rPr>
          <w:rFonts w:hint="eastAsia"/>
        </w:rPr>
        <w:t>业务数据应用包括以下几类数据的数据导入、数据查询以及数据分析功能：</w:t>
      </w:r>
    </w:p>
    <w:p w:rsidR="00EB3F22" w:rsidRDefault="00EB3F22" w:rsidP="00EB3F22">
      <w:pPr>
        <w:pStyle w:val="a7"/>
        <w:numPr>
          <w:ilvl w:val="0"/>
          <w:numId w:val="2"/>
        </w:numPr>
        <w:ind w:firstLineChars="0"/>
      </w:pPr>
      <w:r>
        <w:rPr>
          <w:rFonts w:hint="eastAsia"/>
        </w:rPr>
        <w:t>短波监测</w:t>
      </w:r>
    </w:p>
    <w:p w:rsidR="00EB3F22" w:rsidRDefault="00EB3F22" w:rsidP="00EB3F22">
      <w:pPr>
        <w:pStyle w:val="a7"/>
        <w:numPr>
          <w:ilvl w:val="1"/>
          <w:numId w:val="2"/>
        </w:numPr>
        <w:ind w:firstLineChars="0"/>
      </w:pPr>
      <w:r>
        <w:rPr>
          <w:rFonts w:hint="eastAsia"/>
        </w:rPr>
        <w:t>单频监测</w:t>
      </w:r>
    </w:p>
    <w:p w:rsidR="00EB3F22" w:rsidRDefault="00EB3F22" w:rsidP="00EB3F22">
      <w:pPr>
        <w:pStyle w:val="a7"/>
        <w:numPr>
          <w:ilvl w:val="1"/>
          <w:numId w:val="2"/>
        </w:numPr>
        <w:ind w:firstLineChars="0"/>
      </w:pPr>
      <w:r>
        <w:rPr>
          <w:rFonts w:hint="eastAsia"/>
        </w:rPr>
        <w:t>频段扫描</w:t>
      </w:r>
    </w:p>
    <w:p w:rsidR="00EB3F22" w:rsidRDefault="00EB3F22" w:rsidP="00EB3F22">
      <w:pPr>
        <w:pStyle w:val="a7"/>
        <w:numPr>
          <w:ilvl w:val="1"/>
          <w:numId w:val="2"/>
        </w:numPr>
        <w:ind w:firstLineChars="0"/>
      </w:pPr>
      <w:r>
        <w:rPr>
          <w:rFonts w:hint="eastAsia"/>
        </w:rPr>
        <w:t>信息测向</w:t>
      </w:r>
    </w:p>
    <w:p w:rsidR="00EB3F22" w:rsidRDefault="00EB3F22" w:rsidP="00EB3F22">
      <w:pPr>
        <w:pStyle w:val="a7"/>
        <w:numPr>
          <w:ilvl w:val="1"/>
          <w:numId w:val="2"/>
        </w:numPr>
        <w:ind w:firstLineChars="0"/>
      </w:pPr>
      <w:r>
        <w:rPr>
          <w:rFonts w:hint="eastAsia"/>
        </w:rPr>
        <w:t>联合定位</w:t>
      </w:r>
    </w:p>
    <w:p w:rsidR="00EB3F22" w:rsidRDefault="00EB3F22" w:rsidP="00EB3F22">
      <w:pPr>
        <w:pStyle w:val="a7"/>
        <w:numPr>
          <w:ilvl w:val="1"/>
          <w:numId w:val="2"/>
        </w:numPr>
        <w:ind w:firstLineChars="0"/>
      </w:pPr>
      <w:r>
        <w:rPr>
          <w:rFonts w:hint="eastAsia"/>
        </w:rPr>
        <w:t>监测报告</w:t>
      </w:r>
    </w:p>
    <w:p w:rsidR="00EB3F22" w:rsidRDefault="00EB3F22" w:rsidP="00EB3F22">
      <w:pPr>
        <w:pStyle w:val="a7"/>
        <w:numPr>
          <w:ilvl w:val="0"/>
          <w:numId w:val="2"/>
        </w:numPr>
        <w:ind w:firstLineChars="0"/>
      </w:pPr>
      <w:r>
        <w:rPr>
          <w:rFonts w:hint="eastAsia"/>
        </w:rPr>
        <w:t>超短波监测</w:t>
      </w:r>
    </w:p>
    <w:p w:rsidR="00EB3F22" w:rsidRDefault="00EB3F22" w:rsidP="00EB3F22">
      <w:pPr>
        <w:pStyle w:val="a7"/>
        <w:numPr>
          <w:ilvl w:val="1"/>
          <w:numId w:val="2"/>
        </w:numPr>
        <w:ind w:firstLineChars="0"/>
      </w:pPr>
      <w:r>
        <w:rPr>
          <w:rFonts w:hint="eastAsia"/>
        </w:rPr>
        <w:t>单频监测</w:t>
      </w:r>
    </w:p>
    <w:p w:rsidR="00EB3F22" w:rsidRDefault="00EB3F22" w:rsidP="00EB3F22">
      <w:pPr>
        <w:pStyle w:val="a7"/>
        <w:numPr>
          <w:ilvl w:val="1"/>
          <w:numId w:val="2"/>
        </w:numPr>
        <w:ind w:firstLineChars="0"/>
      </w:pPr>
      <w:r>
        <w:rPr>
          <w:rFonts w:hint="eastAsia"/>
        </w:rPr>
        <w:t>频段扫描</w:t>
      </w:r>
    </w:p>
    <w:p w:rsidR="00EB3F22" w:rsidRDefault="00EB3F22" w:rsidP="00EB3F22">
      <w:pPr>
        <w:pStyle w:val="a7"/>
        <w:numPr>
          <w:ilvl w:val="1"/>
          <w:numId w:val="2"/>
        </w:numPr>
        <w:ind w:firstLineChars="0"/>
      </w:pPr>
      <w:r>
        <w:rPr>
          <w:rFonts w:hint="eastAsia"/>
        </w:rPr>
        <w:t>信息测向</w:t>
      </w:r>
    </w:p>
    <w:p w:rsidR="00EB3F22" w:rsidRDefault="00EB3F22" w:rsidP="00EB3F22">
      <w:pPr>
        <w:pStyle w:val="a7"/>
        <w:numPr>
          <w:ilvl w:val="1"/>
          <w:numId w:val="2"/>
        </w:numPr>
        <w:ind w:firstLineChars="0"/>
      </w:pPr>
      <w:r>
        <w:rPr>
          <w:rFonts w:hint="eastAsia"/>
        </w:rPr>
        <w:t>联合定位</w:t>
      </w:r>
    </w:p>
    <w:p w:rsidR="00EB3F22" w:rsidRDefault="00EB3F22" w:rsidP="00EB3F22">
      <w:pPr>
        <w:pStyle w:val="a7"/>
        <w:numPr>
          <w:ilvl w:val="1"/>
          <w:numId w:val="2"/>
        </w:numPr>
        <w:ind w:firstLineChars="0"/>
      </w:pPr>
      <w:r>
        <w:rPr>
          <w:rFonts w:hint="eastAsia"/>
        </w:rPr>
        <w:t>监测报告</w:t>
      </w:r>
    </w:p>
    <w:p w:rsidR="00EB3F22" w:rsidRDefault="00EB3F22" w:rsidP="00EB3F22">
      <w:pPr>
        <w:pStyle w:val="a7"/>
        <w:numPr>
          <w:ilvl w:val="0"/>
          <w:numId w:val="2"/>
        </w:numPr>
        <w:ind w:firstLineChars="0"/>
      </w:pPr>
      <w:r>
        <w:rPr>
          <w:rFonts w:hint="eastAsia"/>
        </w:rPr>
        <w:t>卫星监测</w:t>
      </w:r>
    </w:p>
    <w:p w:rsidR="00EB3F22" w:rsidRDefault="00EB3F22" w:rsidP="00EB3F22">
      <w:pPr>
        <w:pStyle w:val="a7"/>
        <w:numPr>
          <w:ilvl w:val="1"/>
          <w:numId w:val="2"/>
        </w:numPr>
        <w:ind w:firstLineChars="0"/>
      </w:pPr>
      <w:r>
        <w:rPr>
          <w:rFonts w:hint="eastAsia"/>
        </w:rPr>
        <w:t>转发器监测</w:t>
      </w:r>
    </w:p>
    <w:p w:rsidR="00EB3F22" w:rsidRDefault="00EB3F22" w:rsidP="00EB3F22">
      <w:pPr>
        <w:pStyle w:val="a7"/>
        <w:numPr>
          <w:ilvl w:val="1"/>
          <w:numId w:val="2"/>
        </w:numPr>
        <w:ind w:firstLineChars="0"/>
      </w:pPr>
      <w:r>
        <w:rPr>
          <w:rFonts w:hint="eastAsia"/>
        </w:rPr>
        <w:t>监测报告</w:t>
      </w:r>
    </w:p>
    <w:p w:rsidR="00AB5F9E" w:rsidRPr="007D6A36" w:rsidRDefault="00B65259" w:rsidP="007D6A36">
      <w:pPr>
        <w:pStyle w:val="2"/>
      </w:pPr>
      <w:bookmarkStart w:id="34" w:name="_Toc501961666"/>
      <w:r>
        <w:rPr>
          <w:rFonts w:hint="eastAsia"/>
        </w:rPr>
        <w:t>10.2</w:t>
      </w:r>
      <w:r w:rsidR="00AB5F9E" w:rsidRPr="007D6A36">
        <w:rPr>
          <w:rFonts w:hint="eastAsia"/>
        </w:rPr>
        <w:t>界面</w:t>
      </w:r>
      <w:r w:rsidR="001E2C9C" w:rsidRPr="007D6A36">
        <w:rPr>
          <w:rFonts w:hint="eastAsia"/>
        </w:rPr>
        <w:t>布局</w:t>
      </w:r>
      <w:r w:rsidR="00AB5F9E" w:rsidRPr="007D6A36">
        <w:rPr>
          <w:rFonts w:hint="eastAsia"/>
        </w:rPr>
        <w:t>设计</w:t>
      </w:r>
      <w:bookmarkEnd w:id="34"/>
    </w:p>
    <w:p w:rsidR="00EB3F22" w:rsidRDefault="00EB3F22" w:rsidP="00AB5F9E">
      <w:pPr>
        <w:ind w:firstLineChars="200" w:firstLine="420"/>
      </w:pPr>
      <w:r>
        <w:rPr>
          <w:rFonts w:hint="eastAsia"/>
        </w:rPr>
        <w:t>业务数据应用的页面布局采用系统应用布局，如</w:t>
      </w:r>
      <w:r w:rsidR="00A71A55">
        <w:fldChar w:fldCharType="begin"/>
      </w:r>
      <w:r w:rsidR="00A71A55">
        <w:instrText xml:space="preserve"> </w:instrText>
      </w:r>
      <w:r w:rsidR="00A71A55">
        <w:rPr>
          <w:rFonts w:hint="eastAsia"/>
        </w:rPr>
        <w:instrText>REF _Ref501376435 \h</w:instrText>
      </w:r>
      <w:r w:rsidR="00A71A55">
        <w:instrText xml:space="preserve"> </w:instrText>
      </w:r>
      <w:r w:rsidR="00A71A55">
        <w:fldChar w:fldCharType="separate"/>
      </w:r>
      <w:r w:rsidR="000A2991">
        <w:rPr>
          <w:rFonts w:hint="eastAsia"/>
        </w:rPr>
        <w:t>图</w:t>
      </w:r>
      <w:r w:rsidR="000A2991">
        <w:rPr>
          <w:rFonts w:hint="eastAsia"/>
        </w:rPr>
        <w:t xml:space="preserve"> </w:t>
      </w:r>
      <w:r w:rsidR="000A2991">
        <w:rPr>
          <w:noProof/>
        </w:rPr>
        <w:t>7</w:t>
      </w:r>
      <w:r w:rsidR="00A71A55">
        <w:fldChar w:fldCharType="end"/>
      </w:r>
      <w:r>
        <w:rPr>
          <w:rFonts w:hint="eastAsia"/>
        </w:rPr>
        <w:t>所示。</w:t>
      </w:r>
    </w:p>
    <w:p w:rsidR="00EB3F22" w:rsidRDefault="00A71A55" w:rsidP="00B23596">
      <w:pPr>
        <w:ind w:firstLine="420"/>
      </w:pPr>
      <w:r>
        <w:rPr>
          <w:noProof/>
        </w:rPr>
        <w:lastRenderedPageBreak/>
        <mc:AlternateContent>
          <mc:Choice Requires="wps">
            <w:drawing>
              <wp:anchor distT="0" distB="0" distL="114300" distR="114300" simplePos="0" relativeHeight="251719680" behindDoc="0" locked="0" layoutInCell="1" allowOverlap="1" wp14:anchorId="6B53A2D4" wp14:editId="029A83E0">
                <wp:simplePos x="0" y="0"/>
                <wp:positionH relativeFrom="column">
                  <wp:posOffset>57150</wp:posOffset>
                </wp:positionH>
                <wp:positionV relativeFrom="paragraph">
                  <wp:posOffset>3237865</wp:posOffset>
                </wp:positionV>
                <wp:extent cx="4935220" cy="635"/>
                <wp:effectExtent l="0" t="0" r="0" b="0"/>
                <wp:wrapNone/>
                <wp:docPr id="309" name="文本框 309"/>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a:effectLst/>
                      </wps:spPr>
                      <wps:txbx>
                        <w:txbxContent>
                          <w:p w:rsidR="00C8374F" w:rsidRDefault="00C8374F" w:rsidP="00B23596">
                            <w:pPr>
                              <w:pStyle w:val="ac"/>
                              <w:ind w:firstLine="400"/>
                              <w:rPr>
                                <w:noProof/>
                              </w:rPr>
                            </w:pPr>
                            <w:bookmarkStart w:id="35" w:name="_Ref5013764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2991">
                              <w:rPr>
                                <w:noProof/>
                              </w:rPr>
                              <w:t>7</w:t>
                            </w:r>
                            <w:r>
                              <w:fldChar w:fldCharType="end"/>
                            </w:r>
                            <w:bookmarkEnd w:id="35"/>
                            <w:r>
                              <w:rPr>
                                <w:rFonts w:hint="eastAsia"/>
                              </w:rPr>
                              <w:t xml:space="preserve"> </w:t>
                            </w:r>
                            <w:r>
                              <w:rPr>
                                <w:rFonts w:hint="eastAsia"/>
                              </w:rPr>
                              <w:t>界面布局设计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9" o:spid="_x0000_s1056" type="#_x0000_t202" style="position:absolute;left:0;text-align:left;margin-left:4.5pt;margin-top:254.95pt;width:388.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" stroked="f">
                <v:textbox style="mso-fit-shape-to-text:t" inset="0,0,0,0">
                  <w:txbxContent>
                    <w:p w:rsidR="00C8374F" w:rsidRDefault="00C8374F" w:rsidP="00B23596">
                      <w:pPr>
                        <w:pStyle w:val="ac"/>
                        <w:ind w:firstLine="400"/>
                        <w:rPr>
                          <w:noProof/>
                        </w:rPr>
                      </w:pPr>
                      <w:bookmarkStart w:id="36" w:name="_Ref5013764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A2991">
                        <w:rPr>
                          <w:noProof/>
                        </w:rPr>
                        <w:t>7</w:t>
                      </w:r>
                      <w:r>
                        <w:fldChar w:fldCharType="end"/>
                      </w:r>
                      <w:bookmarkEnd w:id="36"/>
                      <w:r>
                        <w:rPr>
                          <w:rFonts w:hint="eastAsia"/>
                        </w:rPr>
                        <w:t xml:space="preserve"> </w:t>
                      </w:r>
                      <w:r>
                        <w:rPr>
                          <w:rFonts w:hint="eastAsia"/>
                        </w:rPr>
                        <w:t>界面布局设计</w:t>
                      </w:r>
                    </w:p>
                  </w:txbxContent>
                </v:textbox>
              </v:shape>
            </w:pict>
          </mc:Fallback>
        </mc:AlternateContent>
      </w:r>
      <w:r>
        <w:rPr>
          <w:noProof/>
        </w:rPr>
        <w:drawing>
          <wp:anchor distT="0" distB="0" distL="114300" distR="114300" simplePos="0" relativeHeight="251717632" behindDoc="0" locked="0" layoutInCell="1" allowOverlap="1" wp14:anchorId="7CC1C837" wp14:editId="312AEDC1">
            <wp:simplePos x="0" y="0"/>
            <wp:positionH relativeFrom="column">
              <wp:posOffset>57150</wp:posOffset>
            </wp:positionH>
            <wp:positionV relativeFrom="paragraph">
              <wp:posOffset>102870</wp:posOffset>
            </wp:positionV>
            <wp:extent cx="4935220" cy="3077845"/>
            <wp:effectExtent l="0" t="0" r="0" b="8255"/>
            <wp:wrapTopAndBottom/>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35220" cy="3077845"/>
                    </a:xfrm>
                    <a:prstGeom prst="rect">
                      <a:avLst/>
                    </a:prstGeom>
                  </pic:spPr>
                </pic:pic>
              </a:graphicData>
            </a:graphic>
            <wp14:sizeRelH relativeFrom="margin">
              <wp14:pctWidth>0</wp14:pctWidth>
            </wp14:sizeRelH>
            <wp14:sizeRelV relativeFrom="margin">
              <wp14:pctHeight>0</wp14:pctHeight>
            </wp14:sizeRelV>
          </wp:anchor>
        </w:drawing>
      </w:r>
    </w:p>
    <w:p w:rsidR="00AB5F9E" w:rsidRPr="007D6A36" w:rsidRDefault="00AB5F9E" w:rsidP="007D6A36">
      <w:pPr>
        <w:pStyle w:val="3"/>
      </w:pPr>
      <w:r w:rsidRPr="007D6A36">
        <w:rPr>
          <w:rFonts w:hint="eastAsia"/>
        </w:rPr>
        <w:t>功能</w:t>
      </w:r>
      <w:r w:rsidR="001E2C9C" w:rsidRPr="007D6A36">
        <w:rPr>
          <w:rFonts w:hint="eastAsia"/>
        </w:rPr>
        <w:t>树</w:t>
      </w:r>
      <w:r w:rsidRPr="007D6A36">
        <w:rPr>
          <w:rFonts w:hint="eastAsia"/>
        </w:rPr>
        <w:t>菜单</w:t>
      </w:r>
    </w:p>
    <w:p w:rsidR="00EB3F22" w:rsidRDefault="00A71A55" w:rsidP="00AB5F9E">
      <w:pPr>
        <w:ind w:firstLineChars="200" w:firstLine="420"/>
      </w:pPr>
      <w:r>
        <w:rPr>
          <w:rFonts w:hint="eastAsia"/>
        </w:rPr>
        <w:t>页面左侧为功能树菜单，</w:t>
      </w:r>
      <w:r w:rsidR="00EB3F22">
        <w:rPr>
          <w:rFonts w:hint="eastAsia"/>
        </w:rPr>
        <w:t>菜单</w:t>
      </w:r>
      <w:r>
        <w:rPr>
          <w:rFonts w:hint="eastAsia"/>
        </w:rPr>
        <w:t>包含</w:t>
      </w:r>
      <w:r w:rsidR="00EB3F22">
        <w:rPr>
          <w:rFonts w:hint="eastAsia"/>
        </w:rPr>
        <w:t>各项应用功能，如数据导入、数据查询以及数据分析</w:t>
      </w:r>
      <w:r w:rsidR="00AB5F9E">
        <w:rPr>
          <w:rFonts w:hint="eastAsia"/>
        </w:rPr>
        <w:t>，如</w:t>
      </w:r>
      <w:r>
        <w:fldChar w:fldCharType="begin"/>
      </w:r>
      <w:r>
        <w:instrText xml:space="preserve"> </w:instrText>
      </w:r>
      <w:r>
        <w:rPr>
          <w:rFonts w:hint="eastAsia"/>
        </w:rPr>
        <w:instrText>REF _Ref501376616 \h</w:instrText>
      </w:r>
      <w:r>
        <w:instrText xml:space="preserve"> </w:instrText>
      </w:r>
      <w:r>
        <w:fldChar w:fldCharType="separate"/>
      </w:r>
      <w:r w:rsidR="000A2991" w:rsidRPr="00A71A55">
        <w:rPr>
          <w:rFonts w:hint="eastAsia"/>
        </w:rPr>
        <w:t>图</w:t>
      </w:r>
      <w:r w:rsidR="000A2991" w:rsidRPr="00A71A55">
        <w:rPr>
          <w:rFonts w:hint="eastAsia"/>
        </w:rPr>
        <w:t xml:space="preserve"> </w:t>
      </w:r>
      <w:r w:rsidR="000A2991">
        <w:rPr>
          <w:noProof/>
        </w:rPr>
        <w:t>8</w:t>
      </w:r>
      <w:r>
        <w:fldChar w:fldCharType="end"/>
      </w:r>
      <w:r w:rsidR="00AB5F9E">
        <w:rPr>
          <w:rFonts w:hint="eastAsia"/>
        </w:rPr>
        <w:t>所示</w:t>
      </w:r>
      <w:r w:rsidR="00EB3F22">
        <w:rPr>
          <w:rFonts w:hint="eastAsia"/>
        </w:rPr>
        <w:t>。</w:t>
      </w:r>
    </w:p>
    <w:p w:rsidR="00A71A55" w:rsidRDefault="00A71A55" w:rsidP="00A71A55">
      <w:pPr>
        <w:keepNext/>
        <w:ind w:firstLineChars="200" w:firstLine="420"/>
      </w:pPr>
      <w:r>
        <w:rPr>
          <w:noProof/>
        </w:rPr>
        <w:lastRenderedPageBreak/>
        <w:drawing>
          <wp:anchor distT="0" distB="0" distL="114300" distR="114300" simplePos="0" relativeHeight="251720704" behindDoc="0" locked="0" layoutInCell="1" allowOverlap="1" wp14:anchorId="56EFD49C" wp14:editId="49BC5A29">
            <wp:simplePos x="0" y="0"/>
            <wp:positionH relativeFrom="column">
              <wp:posOffset>2860040</wp:posOffset>
            </wp:positionH>
            <wp:positionV relativeFrom="paragraph">
              <wp:posOffset>66675</wp:posOffset>
            </wp:positionV>
            <wp:extent cx="2332355" cy="4762500"/>
            <wp:effectExtent l="0" t="0" r="0" b="0"/>
            <wp:wrapSquare wrapText="bothSides"/>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332355" cy="476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9DBA98A" wp14:editId="5B03FA62">
            <wp:extent cx="2352675" cy="56102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5610225"/>
                    </a:xfrm>
                    <a:prstGeom prst="rect">
                      <a:avLst/>
                    </a:prstGeom>
                  </pic:spPr>
                </pic:pic>
              </a:graphicData>
            </a:graphic>
          </wp:inline>
        </w:drawing>
      </w:r>
    </w:p>
    <w:p w:rsidR="00AB5F9E" w:rsidRPr="00A71A55" w:rsidRDefault="00A71A55" w:rsidP="00B23596">
      <w:pPr>
        <w:pStyle w:val="ac"/>
        <w:ind w:firstLine="400"/>
      </w:pPr>
      <w:bookmarkStart w:id="37" w:name="_Ref501376616"/>
      <w:r w:rsidRPr="00A71A55">
        <w:rPr>
          <w:rFonts w:hint="eastAsia"/>
        </w:rPr>
        <w:t>图</w:t>
      </w:r>
      <w:r w:rsidRPr="00A71A55">
        <w:rPr>
          <w:rFonts w:hint="eastAsia"/>
        </w:rPr>
        <w:t xml:space="preserve"> </w:t>
      </w:r>
      <w:r w:rsidRPr="00A71A55">
        <w:fldChar w:fldCharType="begin"/>
      </w:r>
      <w:r w:rsidRPr="00A71A55">
        <w:instrText xml:space="preserve"> </w:instrText>
      </w:r>
      <w:r w:rsidRPr="00A71A55">
        <w:rPr>
          <w:rFonts w:hint="eastAsia"/>
        </w:rPr>
        <w:instrText xml:space="preserve">SEQ </w:instrText>
      </w:r>
      <w:r w:rsidRPr="00A71A55">
        <w:rPr>
          <w:rFonts w:hint="eastAsia"/>
        </w:rPr>
        <w:instrText>图</w:instrText>
      </w:r>
      <w:r w:rsidRPr="00A71A55">
        <w:rPr>
          <w:rFonts w:hint="eastAsia"/>
        </w:rPr>
        <w:instrText xml:space="preserve"> \* ARABIC</w:instrText>
      </w:r>
      <w:r w:rsidRPr="00A71A55">
        <w:instrText xml:space="preserve"> </w:instrText>
      </w:r>
      <w:r w:rsidRPr="00A71A55">
        <w:fldChar w:fldCharType="separate"/>
      </w:r>
      <w:r w:rsidR="000A2991">
        <w:rPr>
          <w:noProof/>
        </w:rPr>
        <w:t>8</w:t>
      </w:r>
      <w:r w:rsidRPr="00A71A55">
        <w:fldChar w:fldCharType="end"/>
      </w:r>
      <w:bookmarkEnd w:id="37"/>
      <w:r w:rsidRPr="00A71A55">
        <w:rPr>
          <w:rFonts w:hint="eastAsia"/>
        </w:rPr>
        <w:t xml:space="preserve"> </w:t>
      </w:r>
      <w:r w:rsidRPr="00A71A55">
        <w:rPr>
          <w:rFonts w:hint="eastAsia"/>
        </w:rPr>
        <w:t>功能树菜单</w:t>
      </w:r>
    </w:p>
    <w:p w:rsidR="001E2C9C" w:rsidRDefault="00B65259" w:rsidP="007D6A36">
      <w:pPr>
        <w:pStyle w:val="2"/>
      </w:pPr>
      <w:bookmarkStart w:id="38" w:name="_Toc501961667"/>
      <w:r>
        <w:rPr>
          <w:rFonts w:hint="eastAsia"/>
        </w:rPr>
        <w:t>10.3</w:t>
      </w:r>
      <w:r w:rsidR="001E2C9C" w:rsidRPr="007D6A36">
        <w:rPr>
          <w:rFonts w:hint="eastAsia"/>
        </w:rPr>
        <w:t>数据导入</w:t>
      </w:r>
      <w:bookmarkEnd w:id="38"/>
    </w:p>
    <w:p w:rsidR="001E2C9C" w:rsidRDefault="001E2C9C" w:rsidP="00AC2AEA">
      <w:pPr>
        <w:ind w:firstLineChars="200" w:firstLine="420"/>
      </w:pPr>
      <w:r>
        <w:rPr>
          <w:rFonts w:hint="eastAsia"/>
        </w:rPr>
        <w:t>通过</w:t>
      </w:r>
      <w:r w:rsidR="00AC2AEA">
        <w:rPr>
          <w:rFonts w:hint="eastAsia"/>
        </w:rPr>
        <w:t>点击功能树</w:t>
      </w:r>
      <w:r>
        <w:rPr>
          <w:rFonts w:hint="eastAsia"/>
        </w:rPr>
        <w:t>菜单</w:t>
      </w:r>
      <w:r w:rsidR="00AC2AEA">
        <w:rPr>
          <w:rFonts w:hint="eastAsia"/>
        </w:rPr>
        <w:t>进入相应的数据导入页面后，</w:t>
      </w:r>
      <w:r>
        <w:rPr>
          <w:rFonts w:hint="eastAsia"/>
        </w:rPr>
        <w:t>用户完成对应数据项的输入</w:t>
      </w:r>
      <w:r w:rsidR="00AC2AEA">
        <w:rPr>
          <w:rFonts w:hint="eastAsia"/>
        </w:rPr>
        <w:t>和文件的选择</w:t>
      </w:r>
      <w:r>
        <w:rPr>
          <w:rFonts w:hint="eastAsia"/>
        </w:rPr>
        <w:t>，系统自动抽取必要的数据信息，并且完成对应数据的导入工作。</w:t>
      </w:r>
    </w:p>
    <w:p w:rsidR="00C81CAA" w:rsidRPr="00C81CAA" w:rsidRDefault="00C81CAA" w:rsidP="00AC2AEA">
      <w:pPr>
        <w:ind w:firstLineChars="200" w:firstLine="420"/>
      </w:pPr>
      <w:r>
        <w:rPr>
          <w:rFonts w:hint="eastAsia"/>
        </w:rPr>
        <w:t>原始监测数据、图形、音频、视频、监测报告、转发器监测数据类型，数据导入界面相似。对于不同的数据类型，数据导入过程中，用户输入信息，系统从导入文件中抽取数据信息（不同的数据类型，抽取的数据信息不同，参见后续节的说明）。</w:t>
      </w:r>
    </w:p>
    <w:p w:rsidR="00AC2AEA" w:rsidRPr="007D6A36" w:rsidRDefault="00AC2AEA" w:rsidP="007D6A36">
      <w:pPr>
        <w:pStyle w:val="3"/>
      </w:pPr>
      <w:r w:rsidRPr="007D6A36">
        <w:rPr>
          <w:rFonts w:hint="eastAsia"/>
        </w:rPr>
        <w:t>页面布局</w:t>
      </w:r>
    </w:p>
    <w:p w:rsidR="00B23596" w:rsidRPr="00B23596" w:rsidRDefault="00B23596" w:rsidP="007D6A36">
      <w:pPr>
        <w:ind w:firstLineChars="200" w:firstLine="420"/>
      </w:pPr>
      <w:r>
        <w:rPr>
          <w:rFonts w:hint="eastAsia"/>
        </w:rPr>
        <w:t>不同数据类型的数据导入页面，需要输入的信息不同，总体页面布局如下。</w:t>
      </w:r>
    </w:p>
    <w:p w:rsidR="00B23596" w:rsidRDefault="00B23596" w:rsidP="00B23596">
      <w:pPr>
        <w:keepNext/>
        <w:ind w:firstLine="420"/>
      </w:pPr>
      <w:r>
        <w:rPr>
          <w:noProof/>
        </w:rPr>
        <w:lastRenderedPageBreak/>
        <w:drawing>
          <wp:inline distT="0" distB="0" distL="0" distR="0" wp14:anchorId="42A966FB" wp14:editId="77E07BCE">
            <wp:extent cx="5274310" cy="1322240"/>
            <wp:effectExtent l="0" t="0" r="254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322240"/>
                    </a:xfrm>
                    <a:prstGeom prst="rect">
                      <a:avLst/>
                    </a:prstGeom>
                  </pic:spPr>
                </pic:pic>
              </a:graphicData>
            </a:graphic>
          </wp:inline>
        </w:drawing>
      </w:r>
    </w:p>
    <w:p w:rsidR="004E5F33" w:rsidRDefault="00B23596" w:rsidP="00B23596">
      <w:pPr>
        <w:pStyle w:val="ac"/>
        <w:ind w:firstLine="400"/>
      </w:pPr>
      <w:r w:rsidRPr="00B23596">
        <w:rPr>
          <w:rFonts w:hint="eastAsia"/>
        </w:rPr>
        <w:t>图</w:t>
      </w:r>
      <w:r w:rsidRPr="00B23596">
        <w:rPr>
          <w:rFonts w:hint="eastAsia"/>
        </w:rPr>
        <w:t xml:space="preserve"> </w:t>
      </w:r>
      <w:r w:rsidRPr="00B23596">
        <w:fldChar w:fldCharType="begin"/>
      </w:r>
      <w:r w:rsidRPr="00B23596">
        <w:instrText xml:space="preserve"> </w:instrText>
      </w:r>
      <w:r w:rsidRPr="00B23596">
        <w:rPr>
          <w:rFonts w:hint="eastAsia"/>
        </w:rPr>
        <w:instrText xml:space="preserve">SEQ </w:instrText>
      </w:r>
      <w:r w:rsidRPr="00B23596">
        <w:rPr>
          <w:rFonts w:hint="eastAsia"/>
        </w:rPr>
        <w:instrText>图</w:instrText>
      </w:r>
      <w:r w:rsidRPr="00B23596">
        <w:rPr>
          <w:rFonts w:hint="eastAsia"/>
        </w:rPr>
        <w:instrText xml:space="preserve"> \* ARABIC</w:instrText>
      </w:r>
      <w:r w:rsidRPr="00B23596">
        <w:instrText xml:space="preserve"> </w:instrText>
      </w:r>
      <w:r w:rsidRPr="00B23596">
        <w:fldChar w:fldCharType="separate"/>
      </w:r>
      <w:r w:rsidR="000A2991">
        <w:rPr>
          <w:noProof/>
        </w:rPr>
        <w:t>9</w:t>
      </w:r>
      <w:r w:rsidRPr="00B23596">
        <w:fldChar w:fldCharType="end"/>
      </w:r>
      <w:r w:rsidRPr="00B23596">
        <w:rPr>
          <w:rFonts w:hint="eastAsia"/>
        </w:rPr>
        <w:t xml:space="preserve"> </w:t>
      </w:r>
      <w:r w:rsidRPr="00B23596">
        <w:rPr>
          <w:rFonts w:hint="eastAsia"/>
        </w:rPr>
        <w:t>输入导入页面</w:t>
      </w:r>
    </w:p>
    <w:p w:rsidR="00B23596" w:rsidRDefault="00B23596" w:rsidP="007D6A36">
      <w:pPr>
        <w:pStyle w:val="3"/>
      </w:pPr>
      <w:r>
        <w:rPr>
          <w:rFonts w:hint="eastAsia"/>
        </w:rPr>
        <w:t>用户输入</w:t>
      </w:r>
    </w:p>
    <w:p w:rsidR="007D6A36" w:rsidRDefault="007D6A36" w:rsidP="007D6A36">
      <w:pPr>
        <w:ind w:firstLineChars="200" w:firstLine="420"/>
      </w:pPr>
      <w:r>
        <w:rPr>
          <w:rFonts w:hint="eastAsia"/>
        </w:rPr>
        <w:t>用户需要输入相应的信息，同时</w:t>
      </w:r>
      <w:proofErr w:type="gramStart"/>
      <w:r>
        <w:rPr>
          <w:rFonts w:hint="eastAsia"/>
        </w:rPr>
        <w:t>上传该数据</w:t>
      </w:r>
      <w:proofErr w:type="gramEnd"/>
      <w:r>
        <w:rPr>
          <w:rFonts w:hint="eastAsia"/>
        </w:rPr>
        <w:t>所对应的文件。原始监测数据为相应数据的</w:t>
      </w:r>
      <w:r>
        <w:rPr>
          <w:rFonts w:hint="eastAsia"/>
        </w:rPr>
        <w:t>csv</w:t>
      </w:r>
      <w:r>
        <w:rPr>
          <w:rFonts w:hint="eastAsia"/>
        </w:rPr>
        <w:t>文件。图形、音频、视频数据为对应的图形、音频、视频文件。监测报告数据文件类型无限制。转发器监测数据为图形文件。</w:t>
      </w:r>
    </w:p>
    <w:p w:rsidR="0012447F" w:rsidRDefault="0012447F" w:rsidP="0012447F">
      <w:pPr>
        <w:pStyle w:val="3"/>
      </w:pPr>
      <w:r>
        <w:rPr>
          <w:rFonts w:hint="eastAsia"/>
        </w:rPr>
        <w:t>对应的数据表</w:t>
      </w:r>
    </w:p>
    <w:p w:rsidR="0012447F" w:rsidRDefault="0012447F" w:rsidP="0012447F">
      <w:r>
        <w:rPr>
          <w:rFonts w:hint="eastAsia"/>
        </w:rPr>
        <w:tab/>
      </w:r>
      <w:r>
        <w:rPr>
          <w:rFonts w:hint="eastAsia"/>
        </w:rPr>
        <w:t>不同类型的数据对应相应的数据表。参见后续章节的说明。</w:t>
      </w:r>
    </w:p>
    <w:p w:rsidR="0012447F" w:rsidRDefault="0012447F" w:rsidP="0012447F">
      <w:pPr>
        <w:pStyle w:val="3"/>
      </w:pPr>
      <w:r>
        <w:rPr>
          <w:rFonts w:hint="eastAsia"/>
        </w:rPr>
        <w:t>页面汇总说明</w:t>
      </w:r>
    </w:p>
    <w:p w:rsidR="0012447F" w:rsidRPr="0012447F" w:rsidRDefault="0012447F" w:rsidP="0012447F">
      <w:r>
        <w:rPr>
          <w:rFonts w:hint="eastAsia"/>
        </w:rPr>
        <w:t>以短波监测</w:t>
      </w:r>
      <w:r>
        <w:rPr>
          <w:rFonts w:hint="eastAsia"/>
        </w:rPr>
        <w:t>-</w:t>
      </w:r>
      <w:r>
        <w:rPr>
          <w:rFonts w:hint="eastAsia"/>
        </w:rPr>
        <w:t>单频监测</w:t>
      </w:r>
      <w:r>
        <w:rPr>
          <w:rFonts w:hint="eastAsia"/>
        </w:rPr>
        <w:t>-</w:t>
      </w:r>
      <w:r>
        <w:rPr>
          <w:rFonts w:hint="eastAsia"/>
        </w:rPr>
        <w:t>原始监测数据为例。其他数据类似。</w:t>
      </w:r>
    </w:p>
    <w:tbl>
      <w:tblPr>
        <w:tblStyle w:val="a5"/>
        <w:tblW w:w="0" w:type="auto"/>
        <w:tblLook w:val="04A0" w:firstRow="1" w:lastRow="0" w:firstColumn="1" w:lastColumn="0" w:noHBand="0" w:noVBand="1"/>
      </w:tblPr>
      <w:tblGrid>
        <w:gridCol w:w="3405"/>
        <w:gridCol w:w="2836"/>
        <w:gridCol w:w="2281"/>
      </w:tblGrid>
      <w:tr w:rsidR="0012447F" w:rsidTr="0012447F">
        <w:tc>
          <w:tcPr>
            <w:tcW w:w="2943" w:type="dxa"/>
          </w:tcPr>
          <w:p w:rsidR="0012447F" w:rsidRDefault="0012447F" w:rsidP="00183C37">
            <w:pPr>
              <w:ind w:firstLine="420"/>
            </w:pPr>
            <w:r>
              <w:rPr>
                <w:rFonts w:hint="eastAsia"/>
              </w:rPr>
              <w:t>名称</w:t>
            </w:r>
          </w:p>
        </w:tc>
        <w:tc>
          <w:tcPr>
            <w:tcW w:w="2738" w:type="dxa"/>
          </w:tcPr>
          <w:p w:rsidR="0012447F" w:rsidRDefault="0012447F" w:rsidP="00183C37">
            <w:pPr>
              <w:ind w:firstLine="420"/>
            </w:pPr>
            <w:r>
              <w:rPr>
                <w:rFonts w:hint="eastAsia"/>
              </w:rPr>
              <w:t>功能</w:t>
            </w:r>
          </w:p>
        </w:tc>
        <w:tc>
          <w:tcPr>
            <w:tcW w:w="2841" w:type="dxa"/>
          </w:tcPr>
          <w:p w:rsidR="0012447F" w:rsidRDefault="0012447F" w:rsidP="00183C37">
            <w:pPr>
              <w:ind w:firstLine="420"/>
            </w:pPr>
            <w:r>
              <w:rPr>
                <w:rFonts w:hint="eastAsia"/>
              </w:rPr>
              <w:t>说明</w:t>
            </w:r>
          </w:p>
        </w:tc>
      </w:tr>
      <w:tr w:rsidR="0012447F" w:rsidTr="0012447F">
        <w:tc>
          <w:tcPr>
            <w:tcW w:w="2943" w:type="dxa"/>
          </w:tcPr>
          <w:p w:rsidR="0012447F" w:rsidRDefault="0012447F" w:rsidP="0012447F">
            <w:r w:rsidRPr="0012447F">
              <w:t>DPJCOriginalMonitorData.jsp</w:t>
            </w:r>
          </w:p>
        </w:tc>
        <w:tc>
          <w:tcPr>
            <w:tcW w:w="2738" w:type="dxa"/>
          </w:tcPr>
          <w:p w:rsidR="0012447F" w:rsidRDefault="0012447F" w:rsidP="0012447F">
            <w:r>
              <w:rPr>
                <w:rFonts w:hint="eastAsia"/>
              </w:rPr>
              <w:t>显示导入页面，供用户输入</w:t>
            </w:r>
          </w:p>
        </w:tc>
        <w:tc>
          <w:tcPr>
            <w:tcW w:w="2841" w:type="dxa"/>
          </w:tcPr>
          <w:p w:rsidR="0012447F" w:rsidRDefault="0012447F" w:rsidP="00183C37">
            <w:pPr>
              <w:ind w:firstLine="420"/>
            </w:pPr>
          </w:p>
        </w:tc>
      </w:tr>
      <w:tr w:rsidR="0012447F" w:rsidTr="0012447F">
        <w:tc>
          <w:tcPr>
            <w:tcW w:w="2943" w:type="dxa"/>
          </w:tcPr>
          <w:p w:rsidR="0012447F" w:rsidRDefault="0012447F" w:rsidP="0012447F">
            <w:r>
              <w:rPr>
                <w:rFonts w:ascii="Consolas" w:hAnsi="Consolas" w:cs="Consolas"/>
                <w:color w:val="000000"/>
                <w:kern w:val="0"/>
                <w:sz w:val="20"/>
                <w:szCs w:val="20"/>
                <w:highlight w:val="lightGray"/>
              </w:rPr>
              <w:t>J</w:t>
            </w:r>
            <w:r>
              <w:rPr>
                <w:rFonts w:ascii="Consolas" w:hAnsi="Consolas" w:cs="Consolas" w:hint="eastAsia"/>
                <w:color w:val="000000"/>
                <w:kern w:val="0"/>
                <w:sz w:val="20"/>
                <w:szCs w:val="20"/>
                <w:highlight w:val="lightGray"/>
              </w:rPr>
              <w:t>avascript</w:t>
            </w:r>
            <w:r>
              <w:rPr>
                <w:rFonts w:ascii="Consolas" w:hAnsi="Consolas" w:cs="Consolas" w:hint="eastAsia"/>
                <w:color w:val="000000"/>
                <w:kern w:val="0"/>
                <w:sz w:val="20"/>
                <w:szCs w:val="20"/>
                <w:highlight w:val="lightGray"/>
              </w:rPr>
              <w:t>：</w:t>
            </w:r>
            <w:r>
              <w:rPr>
                <w:rFonts w:ascii="Consolas" w:hAnsi="Consolas" w:cs="Consolas"/>
                <w:color w:val="000000"/>
                <w:kern w:val="0"/>
                <w:sz w:val="20"/>
                <w:szCs w:val="20"/>
                <w:highlight w:val="lightGray"/>
              </w:rPr>
              <w:t>setupUpload</w:t>
            </w:r>
            <w:r>
              <w:rPr>
                <w:rFonts w:ascii="Consolas" w:hAnsi="Consolas" w:cs="Consolas" w:hint="eastAsia"/>
                <w:color w:val="000000"/>
                <w:kern w:val="0"/>
                <w:sz w:val="20"/>
                <w:szCs w:val="20"/>
                <w:highlight w:val="lightGray"/>
              </w:rPr>
              <w:t>（）</w:t>
            </w:r>
          </w:p>
        </w:tc>
        <w:tc>
          <w:tcPr>
            <w:tcW w:w="2738" w:type="dxa"/>
          </w:tcPr>
          <w:p w:rsidR="0012447F" w:rsidRPr="00002CF2" w:rsidRDefault="0012447F" w:rsidP="0012447F">
            <w:r>
              <w:rPr>
                <w:rFonts w:hint="eastAsia"/>
              </w:rPr>
              <w:t>点击上传后，将文件上传到网络，上</w:t>
            </w:r>
            <w:proofErr w:type="gramStart"/>
            <w:r>
              <w:rPr>
                <w:rFonts w:hint="eastAsia"/>
              </w:rPr>
              <w:t>传完成</w:t>
            </w:r>
            <w:proofErr w:type="gramEnd"/>
            <w:r>
              <w:rPr>
                <w:rFonts w:hint="eastAsia"/>
              </w:rPr>
              <w:t>后调用</w:t>
            </w:r>
            <w:r w:rsidRPr="0012447F">
              <w:t>DataImport/FileUpload.jsp</w:t>
            </w:r>
            <w:r w:rsidR="00406284">
              <w:rPr>
                <w:rFonts w:hint="eastAsia"/>
              </w:rPr>
              <w:t>将文件下载到服务器</w:t>
            </w:r>
            <w:r>
              <w:rPr>
                <w:rFonts w:hint="eastAsia"/>
              </w:rPr>
              <w:t>，然后调用</w:t>
            </w:r>
            <w:r>
              <w:rPr>
                <w:rFonts w:hint="eastAsia"/>
              </w:rPr>
              <w:t>javascript</w:t>
            </w:r>
            <w:r>
              <w:rPr>
                <w:rFonts w:hint="eastAsia"/>
              </w:rPr>
              <w:t>：</w:t>
            </w:r>
            <w:r w:rsidR="00406284" w:rsidRPr="00406284">
              <w:t>ImportFile</w:t>
            </w:r>
            <w:r w:rsidR="00406284">
              <w:t>（）</w:t>
            </w:r>
            <w:r w:rsidR="00406284">
              <w:rPr>
                <w:rFonts w:hint="eastAsia"/>
              </w:rPr>
              <w:t>对文件进行分析处理</w:t>
            </w:r>
          </w:p>
        </w:tc>
        <w:tc>
          <w:tcPr>
            <w:tcW w:w="2841" w:type="dxa"/>
          </w:tcPr>
          <w:p w:rsidR="0012447F" w:rsidRDefault="0012447F" w:rsidP="00183C37">
            <w:pPr>
              <w:ind w:firstLine="420"/>
            </w:pPr>
          </w:p>
        </w:tc>
      </w:tr>
      <w:tr w:rsidR="0012447F" w:rsidTr="0012447F">
        <w:tc>
          <w:tcPr>
            <w:tcW w:w="2943" w:type="dxa"/>
          </w:tcPr>
          <w:p w:rsidR="0012447F" w:rsidRDefault="0012447F" w:rsidP="0012447F">
            <w:r w:rsidRPr="0012447F">
              <w:t>DataImport/FileUpload.jsp</w:t>
            </w:r>
          </w:p>
        </w:tc>
        <w:tc>
          <w:tcPr>
            <w:tcW w:w="2738" w:type="dxa"/>
          </w:tcPr>
          <w:p w:rsidR="0012447F" w:rsidRDefault="0012447F" w:rsidP="0012447F">
            <w:r>
              <w:rPr>
                <w:rFonts w:hint="eastAsia"/>
              </w:rPr>
              <w:t>从网络上获取上传的数据，保存到服务器上</w:t>
            </w:r>
          </w:p>
        </w:tc>
        <w:tc>
          <w:tcPr>
            <w:tcW w:w="2841" w:type="dxa"/>
          </w:tcPr>
          <w:p w:rsidR="0012447F" w:rsidRDefault="0012447F" w:rsidP="00183C37">
            <w:pPr>
              <w:ind w:firstLine="420"/>
            </w:pPr>
          </w:p>
        </w:tc>
      </w:tr>
      <w:tr w:rsidR="0012447F" w:rsidTr="0012447F">
        <w:tc>
          <w:tcPr>
            <w:tcW w:w="2943" w:type="dxa"/>
          </w:tcPr>
          <w:p w:rsidR="0012447F" w:rsidRPr="0012447F" w:rsidRDefault="00406284" w:rsidP="0012447F">
            <w:r>
              <w:rPr>
                <w:rFonts w:ascii="Consolas" w:hAnsi="Consolas" w:cs="Consolas"/>
                <w:color w:val="000000"/>
                <w:kern w:val="0"/>
                <w:sz w:val="20"/>
                <w:szCs w:val="20"/>
                <w:highlight w:val="lightGray"/>
              </w:rPr>
              <w:t>J</w:t>
            </w:r>
            <w:r>
              <w:rPr>
                <w:rFonts w:ascii="Consolas" w:hAnsi="Consolas" w:cs="Consolas" w:hint="eastAsia"/>
                <w:color w:val="000000"/>
                <w:kern w:val="0"/>
                <w:sz w:val="20"/>
                <w:szCs w:val="20"/>
                <w:highlight w:val="lightGray"/>
              </w:rPr>
              <w:t>avascript</w:t>
            </w:r>
            <w:r>
              <w:rPr>
                <w:rFonts w:ascii="Consolas" w:hAnsi="Consolas" w:cs="Consolas" w:hint="eastAsia"/>
                <w:color w:val="000000"/>
                <w:kern w:val="0"/>
                <w:sz w:val="20"/>
                <w:szCs w:val="20"/>
                <w:highlight w:val="lightGray"/>
              </w:rPr>
              <w:t>：</w:t>
            </w:r>
            <w:r>
              <w:rPr>
                <w:rFonts w:ascii="Consolas" w:hAnsi="Consolas" w:cs="Consolas"/>
                <w:color w:val="000000"/>
                <w:kern w:val="0"/>
                <w:sz w:val="20"/>
                <w:szCs w:val="20"/>
                <w:highlight w:val="lightGray"/>
              </w:rPr>
              <w:t>ImportFile</w:t>
            </w:r>
            <w:r>
              <w:rPr>
                <w:rFonts w:ascii="Consolas" w:hAnsi="Consolas" w:cs="Consolas"/>
                <w:color w:val="000000"/>
                <w:kern w:val="0"/>
                <w:sz w:val="20"/>
                <w:szCs w:val="20"/>
                <w:highlight w:val="lightGray"/>
              </w:rPr>
              <w:t>（）</w:t>
            </w:r>
          </w:p>
        </w:tc>
        <w:tc>
          <w:tcPr>
            <w:tcW w:w="2738" w:type="dxa"/>
          </w:tcPr>
          <w:p w:rsidR="0012447F" w:rsidRDefault="00406284" w:rsidP="0012447F">
            <w:r>
              <w:rPr>
                <w:rFonts w:hint="eastAsia"/>
              </w:rPr>
              <w:t>获取页面上输入的信息，将信息异步传输到</w:t>
            </w:r>
            <w:r w:rsidRPr="00406284">
              <w:t>DataImport/fileAutoImport.jsp</w:t>
            </w:r>
          </w:p>
        </w:tc>
        <w:tc>
          <w:tcPr>
            <w:tcW w:w="2841" w:type="dxa"/>
          </w:tcPr>
          <w:p w:rsidR="0012447F" w:rsidRDefault="0012447F" w:rsidP="00183C37">
            <w:pPr>
              <w:ind w:firstLine="420"/>
            </w:pPr>
          </w:p>
        </w:tc>
      </w:tr>
      <w:tr w:rsidR="00406284" w:rsidTr="0012447F">
        <w:tc>
          <w:tcPr>
            <w:tcW w:w="2943" w:type="dxa"/>
          </w:tcPr>
          <w:p w:rsidR="00406284" w:rsidRDefault="00406284" w:rsidP="0012447F">
            <w:pPr>
              <w:rPr>
                <w:rFonts w:ascii="Consolas" w:hAnsi="Consolas" w:cs="Consolas"/>
                <w:color w:val="000000"/>
                <w:kern w:val="0"/>
                <w:sz w:val="20"/>
                <w:szCs w:val="20"/>
                <w:highlight w:val="lightGray"/>
              </w:rPr>
            </w:pPr>
            <w:r w:rsidRPr="00406284">
              <w:rPr>
                <w:rFonts w:ascii="Consolas" w:hAnsi="Consolas" w:cs="Consolas"/>
                <w:color w:val="000000"/>
                <w:kern w:val="0"/>
                <w:sz w:val="20"/>
                <w:szCs w:val="20"/>
              </w:rPr>
              <w:t>DataImport/fileAutoImport.jsp</w:t>
            </w:r>
          </w:p>
        </w:tc>
        <w:tc>
          <w:tcPr>
            <w:tcW w:w="2738" w:type="dxa"/>
          </w:tcPr>
          <w:p w:rsidR="00406284" w:rsidRDefault="00406284" w:rsidP="0012447F">
            <w:r>
              <w:rPr>
                <w:rFonts w:hint="eastAsia"/>
              </w:rPr>
              <w:t>调用</w:t>
            </w:r>
            <w:r>
              <w:rPr>
                <w:rFonts w:hint="eastAsia"/>
              </w:rPr>
              <w:t>com.fileupload</w:t>
            </w:r>
            <w:r>
              <w:rPr>
                <w:rFonts w:hint="eastAsia"/>
              </w:rPr>
              <w:t>中的</w:t>
            </w:r>
            <w:r>
              <w:rPr>
                <w:rFonts w:hint="eastAsia"/>
              </w:rPr>
              <w:t>importcsv</w:t>
            </w:r>
            <w:r>
              <w:rPr>
                <w:rFonts w:hint="eastAsia"/>
              </w:rPr>
              <w:t>函数，将输入的信息和文件写入数据库中的</w:t>
            </w:r>
            <w:r>
              <w:rPr>
                <w:rFonts w:hint="eastAsia"/>
              </w:rPr>
              <w:t>EMCDPJC</w:t>
            </w:r>
            <w:r>
              <w:rPr>
                <w:rFonts w:hint="eastAsia"/>
              </w:rPr>
              <w:t>和</w:t>
            </w:r>
            <w:r>
              <w:rPr>
                <w:rFonts w:hint="eastAsia"/>
              </w:rPr>
              <w:t>EMCDPJCDATA</w:t>
            </w:r>
            <w:r>
              <w:rPr>
                <w:rFonts w:hint="eastAsia"/>
              </w:rPr>
              <w:t>表。</w:t>
            </w:r>
          </w:p>
        </w:tc>
        <w:tc>
          <w:tcPr>
            <w:tcW w:w="2841" w:type="dxa"/>
          </w:tcPr>
          <w:p w:rsidR="00406284" w:rsidRDefault="00406284" w:rsidP="00183C37">
            <w:pPr>
              <w:ind w:firstLine="420"/>
            </w:pPr>
          </w:p>
        </w:tc>
      </w:tr>
    </w:tbl>
    <w:p w:rsidR="00406284" w:rsidRPr="00406284" w:rsidRDefault="00406284" w:rsidP="00406284"/>
    <w:p w:rsidR="00213483" w:rsidRDefault="00B65259" w:rsidP="00213483">
      <w:pPr>
        <w:pStyle w:val="2"/>
      </w:pPr>
      <w:bookmarkStart w:id="39" w:name="_Toc501961668"/>
      <w:r>
        <w:rPr>
          <w:rFonts w:hint="eastAsia"/>
        </w:rPr>
        <w:lastRenderedPageBreak/>
        <w:t>10.4</w:t>
      </w:r>
      <w:r w:rsidR="00213483">
        <w:rPr>
          <w:rFonts w:hint="eastAsia"/>
        </w:rPr>
        <w:t>信号参数登记数据导入</w:t>
      </w:r>
      <w:bookmarkEnd w:id="39"/>
    </w:p>
    <w:p w:rsidR="00213483" w:rsidRDefault="00213483" w:rsidP="00213483">
      <w:r>
        <w:rPr>
          <w:rFonts w:hint="eastAsia"/>
        </w:rPr>
        <w:tab/>
      </w:r>
      <w:r>
        <w:rPr>
          <w:rFonts w:hint="eastAsia"/>
        </w:rPr>
        <w:t>信号参数登记数据与其他数据相互关联，导入时要一起导入。</w:t>
      </w:r>
    </w:p>
    <w:p w:rsidR="00213483" w:rsidRDefault="00213483" w:rsidP="00213483">
      <w:pPr>
        <w:pStyle w:val="3"/>
      </w:pPr>
      <w:r>
        <w:rPr>
          <w:rFonts w:hint="eastAsia"/>
        </w:rPr>
        <w:t>页面布局</w:t>
      </w:r>
    </w:p>
    <w:p w:rsidR="00213483" w:rsidRPr="00213483" w:rsidRDefault="00213483" w:rsidP="00213483">
      <w:pPr>
        <w:ind w:firstLine="420"/>
      </w:pPr>
      <w:r>
        <w:rPr>
          <w:rFonts w:hint="eastAsia"/>
        </w:rPr>
        <w:t>信号参数登记数据导入页面布局如下。用户需要先输入相应的数据，提交成功后，再导入与信号参数登记相关联的文件进行导入。</w:t>
      </w:r>
    </w:p>
    <w:p w:rsidR="00213483" w:rsidRDefault="00213483" w:rsidP="00213483">
      <w:pPr>
        <w:keepNext/>
      </w:pPr>
      <w:r>
        <w:rPr>
          <w:noProof/>
        </w:rPr>
        <w:drawing>
          <wp:inline distT="0" distB="0" distL="0" distR="0" wp14:anchorId="79FA78C1" wp14:editId="18F78C1C">
            <wp:extent cx="5274310" cy="1270962"/>
            <wp:effectExtent l="0" t="0" r="2540" b="571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270962"/>
                    </a:xfrm>
                    <a:prstGeom prst="rect">
                      <a:avLst/>
                    </a:prstGeom>
                  </pic:spPr>
                </pic:pic>
              </a:graphicData>
            </a:graphic>
          </wp:inline>
        </w:drawing>
      </w:r>
    </w:p>
    <w:p w:rsidR="00213483" w:rsidRDefault="00213483" w:rsidP="00213483">
      <w:pPr>
        <w:pStyle w:val="ac"/>
      </w:pPr>
      <w:r w:rsidRPr="00213483">
        <w:rPr>
          <w:rFonts w:hint="eastAsia"/>
        </w:rPr>
        <w:t>图</w:t>
      </w:r>
      <w:r w:rsidRPr="00213483">
        <w:rPr>
          <w:rFonts w:hint="eastAsia"/>
        </w:rPr>
        <w:t xml:space="preserve"> </w:t>
      </w:r>
      <w:r w:rsidRPr="00213483">
        <w:fldChar w:fldCharType="begin"/>
      </w:r>
      <w:r w:rsidRPr="00213483">
        <w:instrText xml:space="preserve"> </w:instrText>
      </w:r>
      <w:r w:rsidRPr="00213483">
        <w:rPr>
          <w:rFonts w:hint="eastAsia"/>
        </w:rPr>
        <w:instrText xml:space="preserve">SEQ </w:instrText>
      </w:r>
      <w:r w:rsidRPr="00213483">
        <w:rPr>
          <w:rFonts w:hint="eastAsia"/>
        </w:rPr>
        <w:instrText>图</w:instrText>
      </w:r>
      <w:r w:rsidRPr="00213483">
        <w:rPr>
          <w:rFonts w:hint="eastAsia"/>
        </w:rPr>
        <w:instrText xml:space="preserve"> \* ARABIC</w:instrText>
      </w:r>
      <w:r w:rsidRPr="00213483">
        <w:instrText xml:space="preserve"> </w:instrText>
      </w:r>
      <w:r w:rsidRPr="00213483">
        <w:fldChar w:fldCharType="separate"/>
      </w:r>
      <w:r w:rsidR="000A2991">
        <w:rPr>
          <w:noProof/>
        </w:rPr>
        <w:t>10</w:t>
      </w:r>
      <w:r w:rsidRPr="00213483">
        <w:fldChar w:fldCharType="end"/>
      </w:r>
      <w:r w:rsidRPr="00213483">
        <w:rPr>
          <w:rFonts w:hint="eastAsia"/>
        </w:rPr>
        <w:t xml:space="preserve"> </w:t>
      </w:r>
      <w:r w:rsidRPr="00213483">
        <w:rPr>
          <w:rFonts w:hint="eastAsia"/>
        </w:rPr>
        <w:t>信号参数登记数据导入页面布局</w:t>
      </w:r>
    </w:p>
    <w:p w:rsidR="00213483" w:rsidRDefault="00213483" w:rsidP="00213483">
      <w:pPr>
        <w:pStyle w:val="3"/>
      </w:pPr>
      <w:r>
        <w:rPr>
          <w:rFonts w:hint="eastAsia"/>
        </w:rPr>
        <w:t>用户输入</w:t>
      </w:r>
    </w:p>
    <w:p w:rsidR="00213483" w:rsidRDefault="00213483" w:rsidP="00213483">
      <w:r>
        <w:rPr>
          <w:rFonts w:hint="eastAsia"/>
        </w:rPr>
        <w:tab/>
      </w:r>
      <w:r>
        <w:rPr>
          <w:rFonts w:hint="eastAsia"/>
        </w:rPr>
        <w:t>用户需要输入的信息如下。</w:t>
      </w:r>
    </w:p>
    <w:tbl>
      <w:tblPr>
        <w:tblStyle w:val="a5"/>
        <w:tblW w:w="0" w:type="auto"/>
        <w:tblLayout w:type="fixed"/>
        <w:tblLook w:val="04A0" w:firstRow="1" w:lastRow="0" w:firstColumn="1" w:lastColumn="0" w:noHBand="0" w:noVBand="1"/>
      </w:tblPr>
      <w:tblGrid>
        <w:gridCol w:w="1668"/>
        <w:gridCol w:w="1235"/>
      </w:tblGrid>
      <w:tr w:rsidR="00213483" w:rsidRPr="00943B25" w:rsidTr="00183C37">
        <w:tc>
          <w:tcPr>
            <w:tcW w:w="1668" w:type="dxa"/>
          </w:tcPr>
          <w:p w:rsidR="00213483" w:rsidRPr="001B36E4" w:rsidRDefault="00213483" w:rsidP="00183C37">
            <w:pPr>
              <w:ind w:firstLine="361"/>
              <w:jc w:val="center"/>
              <w:rPr>
                <w:b/>
                <w:sz w:val="18"/>
              </w:rPr>
            </w:pPr>
            <w:r w:rsidRPr="001B36E4">
              <w:rPr>
                <w:rFonts w:hint="eastAsia"/>
                <w:b/>
                <w:sz w:val="18"/>
              </w:rPr>
              <w:t>名称</w:t>
            </w:r>
          </w:p>
        </w:tc>
        <w:tc>
          <w:tcPr>
            <w:tcW w:w="1235" w:type="dxa"/>
          </w:tcPr>
          <w:p w:rsidR="00213483" w:rsidRPr="001B36E4" w:rsidRDefault="00213483" w:rsidP="00183C37">
            <w:pPr>
              <w:ind w:firstLine="361"/>
              <w:jc w:val="center"/>
              <w:rPr>
                <w:b/>
                <w:sz w:val="18"/>
              </w:rPr>
            </w:pPr>
            <w:r w:rsidRPr="001B36E4">
              <w:rPr>
                <w:rFonts w:hint="eastAsia"/>
                <w:b/>
                <w:sz w:val="18"/>
              </w:rPr>
              <w:t>备注</w:t>
            </w: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频率</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占用带宽</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调制方式</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经度</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纬度</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监测时间</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业务类型</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发射时段</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场强最大值</w:t>
            </w:r>
          </w:p>
        </w:tc>
        <w:tc>
          <w:tcPr>
            <w:tcW w:w="1235" w:type="dxa"/>
            <w:vAlign w:val="center"/>
          </w:tcPr>
          <w:p w:rsidR="00213483" w:rsidRPr="00501933" w:rsidRDefault="00213483" w:rsidP="00183C37">
            <w:pPr>
              <w:ind w:firstLine="360"/>
              <w:rPr>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测试次数</w:t>
            </w:r>
          </w:p>
        </w:tc>
        <w:tc>
          <w:tcPr>
            <w:tcW w:w="1235" w:type="dxa"/>
            <w:vAlign w:val="center"/>
          </w:tcPr>
          <w:p w:rsidR="00213483"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占用度</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统计门限</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示向度</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等级</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背景噪声</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以往对比</w:t>
            </w:r>
          </w:p>
        </w:tc>
        <w:tc>
          <w:tcPr>
            <w:tcW w:w="1235" w:type="dxa"/>
            <w:vAlign w:val="center"/>
          </w:tcPr>
          <w:p w:rsidR="00213483" w:rsidRPr="00550D50" w:rsidRDefault="00213483" w:rsidP="00183C37">
            <w:pPr>
              <w:ind w:firstLine="360"/>
              <w:rPr>
                <w:rFonts w:ascii="宋体" w:hAnsi="宋体" w:cs="宋体"/>
                <w:color w:val="000000"/>
                <w:kern w:val="0"/>
                <w:sz w:val="18"/>
              </w:rPr>
            </w:pPr>
          </w:p>
        </w:tc>
      </w:tr>
      <w:tr w:rsidR="00213483" w:rsidRPr="00943B25" w:rsidTr="00183C37">
        <w:tc>
          <w:tcPr>
            <w:tcW w:w="1668" w:type="dxa"/>
            <w:vAlign w:val="center"/>
          </w:tcPr>
          <w:p w:rsidR="00213483" w:rsidRPr="00EB364A" w:rsidRDefault="00213483" w:rsidP="00183C37">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备注</w:t>
            </w:r>
          </w:p>
        </w:tc>
        <w:tc>
          <w:tcPr>
            <w:tcW w:w="1235" w:type="dxa"/>
            <w:vAlign w:val="center"/>
          </w:tcPr>
          <w:p w:rsidR="00213483" w:rsidRDefault="00213483" w:rsidP="00183C37">
            <w:pPr>
              <w:widowControl/>
              <w:ind w:firstLine="360"/>
              <w:rPr>
                <w:rFonts w:ascii="宋体" w:hAnsi="宋体" w:cs="宋体"/>
                <w:color w:val="000000"/>
                <w:kern w:val="0"/>
                <w:sz w:val="18"/>
              </w:rPr>
            </w:pPr>
          </w:p>
        </w:tc>
      </w:tr>
      <w:tr w:rsidR="00213483" w:rsidRPr="00943B25" w:rsidTr="00183C37">
        <w:tc>
          <w:tcPr>
            <w:tcW w:w="1668" w:type="dxa"/>
            <w:vAlign w:val="center"/>
          </w:tcPr>
          <w:p w:rsidR="00213483" w:rsidRDefault="00213483" w:rsidP="00183C37">
            <w:pPr>
              <w:autoSpaceDE w:val="0"/>
              <w:autoSpaceDN w:val="0"/>
              <w:adjustRightInd w:val="0"/>
              <w:ind w:firstLine="400"/>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235" w:type="dxa"/>
            <w:vAlign w:val="center"/>
          </w:tcPr>
          <w:p w:rsidR="00213483" w:rsidRDefault="00213483" w:rsidP="00183C37">
            <w:pPr>
              <w:autoSpaceDE w:val="0"/>
              <w:autoSpaceDN w:val="0"/>
              <w:adjustRightInd w:val="0"/>
              <w:ind w:firstLine="400"/>
              <w:rPr>
                <w:rFonts w:ascii="Courier New" w:hAnsi="Courier New" w:cs="Courier New"/>
                <w:color w:val="000000"/>
                <w:kern w:val="0"/>
                <w:sz w:val="20"/>
                <w:szCs w:val="20"/>
              </w:rPr>
            </w:pPr>
          </w:p>
        </w:tc>
      </w:tr>
      <w:tr w:rsidR="00213483" w:rsidRPr="00943B25" w:rsidTr="00183C37">
        <w:tc>
          <w:tcPr>
            <w:tcW w:w="1668" w:type="dxa"/>
            <w:vAlign w:val="center"/>
          </w:tcPr>
          <w:p w:rsidR="00213483" w:rsidRDefault="00213483" w:rsidP="00183C37">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235" w:type="dxa"/>
            <w:vAlign w:val="center"/>
          </w:tcPr>
          <w:p w:rsidR="00213483" w:rsidRDefault="00213483" w:rsidP="00183C37">
            <w:pPr>
              <w:widowControl/>
              <w:ind w:firstLine="360"/>
              <w:rPr>
                <w:rFonts w:ascii="宋体" w:hAnsi="宋体" w:cs="宋体"/>
                <w:color w:val="000000"/>
                <w:kern w:val="0"/>
                <w:sz w:val="18"/>
              </w:rPr>
            </w:pPr>
          </w:p>
        </w:tc>
      </w:tr>
      <w:tr w:rsidR="00213483" w:rsidRPr="00943B25" w:rsidTr="00183C37">
        <w:tc>
          <w:tcPr>
            <w:tcW w:w="1668" w:type="dxa"/>
            <w:vAlign w:val="center"/>
          </w:tcPr>
          <w:p w:rsidR="00213483" w:rsidRPr="00170E84" w:rsidRDefault="00213483" w:rsidP="00183C37">
            <w:pPr>
              <w:widowControl/>
              <w:ind w:firstLine="360"/>
              <w:rPr>
                <w:rFonts w:ascii="宋体" w:hAnsi="宋体" w:cs="宋体"/>
                <w:color w:val="000000"/>
                <w:kern w:val="0"/>
                <w:sz w:val="18"/>
                <w:szCs w:val="18"/>
              </w:rPr>
            </w:pPr>
            <w:r>
              <w:rPr>
                <w:rFonts w:ascii="宋体" w:hAnsi="宋体" w:cs="宋体" w:hint="eastAsia"/>
                <w:color w:val="000000"/>
                <w:kern w:val="0"/>
                <w:sz w:val="18"/>
                <w:szCs w:val="18"/>
              </w:rPr>
              <w:lastRenderedPageBreak/>
              <w:t>城市</w:t>
            </w:r>
          </w:p>
        </w:tc>
        <w:tc>
          <w:tcPr>
            <w:tcW w:w="1235" w:type="dxa"/>
            <w:vAlign w:val="center"/>
          </w:tcPr>
          <w:p w:rsidR="00213483" w:rsidRDefault="00213483" w:rsidP="00183C37">
            <w:pPr>
              <w:widowControl/>
              <w:ind w:firstLine="360"/>
              <w:rPr>
                <w:rFonts w:ascii="宋体" w:hAnsi="宋体" w:cs="宋体"/>
                <w:color w:val="000000"/>
                <w:kern w:val="0"/>
                <w:sz w:val="18"/>
              </w:rPr>
            </w:pPr>
          </w:p>
        </w:tc>
      </w:tr>
      <w:tr w:rsidR="00213483" w:rsidRPr="00943B25" w:rsidTr="00183C37">
        <w:tc>
          <w:tcPr>
            <w:tcW w:w="1668" w:type="dxa"/>
            <w:vAlign w:val="center"/>
          </w:tcPr>
          <w:p w:rsidR="00213483" w:rsidRPr="00170E84" w:rsidRDefault="00213483" w:rsidP="00183C37">
            <w:pPr>
              <w:widowControl/>
              <w:ind w:firstLine="360"/>
              <w:rPr>
                <w:rFonts w:ascii="宋体" w:hAnsi="宋体" w:cs="宋体"/>
                <w:color w:val="000000"/>
                <w:kern w:val="0"/>
                <w:sz w:val="18"/>
                <w:szCs w:val="18"/>
              </w:rPr>
            </w:pPr>
            <w:r>
              <w:rPr>
                <w:rFonts w:ascii="宋体" w:hAnsi="宋体" w:cs="宋体" w:hint="eastAsia"/>
                <w:color w:val="000000"/>
                <w:kern w:val="0"/>
                <w:sz w:val="18"/>
                <w:szCs w:val="18"/>
              </w:rPr>
              <w:t>监测人</w:t>
            </w:r>
          </w:p>
        </w:tc>
        <w:tc>
          <w:tcPr>
            <w:tcW w:w="1235" w:type="dxa"/>
            <w:vAlign w:val="center"/>
          </w:tcPr>
          <w:p w:rsidR="00213483" w:rsidRDefault="00213483" w:rsidP="00183C37">
            <w:pPr>
              <w:widowControl/>
              <w:ind w:firstLine="360"/>
              <w:rPr>
                <w:rFonts w:ascii="宋体" w:hAnsi="宋体" w:cs="宋体"/>
                <w:color w:val="000000"/>
                <w:kern w:val="0"/>
                <w:sz w:val="18"/>
              </w:rPr>
            </w:pPr>
          </w:p>
        </w:tc>
      </w:tr>
      <w:tr w:rsidR="00213483" w:rsidRPr="00943B25" w:rsidTr="00183C37">
        <w:tc>
          <w:tcPr>
            <w:tcW w:w="1668" w:type="dxa"/>
            <w:vAlign w:val="center"/>
          </w:tcPr>
          <w:p w:rsidR="00213483" w:rsidRPr="00170E84" w:rsidRDefault="00213483" w:rsidP="00183C37">
            <w:pPr>
              <w:widowControl/>
              <w:ind w:firstLine="360"/>
              <w:rPr>
                <w:rFonts w:ascii="宋体" w:hAnsi="宋体" w:cs="宋体"/>
                <w:color w:val="000000"/>
                <w:kern w:val="0"/>
                <w:sz w:val="18"/>
                <w:szCs w:val="18"/>
              </w:rPr>
            </w:pPr>
            <w:r>
              <w:rPr>
                <w:rFonts w:ascii="宋体" w:hAnsi="宋体" w:cs="宋体" w:hint="eastAsia"/>
                <w:color w:val="000000"/>
                <w:kern w:val="0"/>
                <w:sz w:val="18"/>
                <w:szCs w:val="18"/>
              </w:rPr>
              <w:t>监测地</w:t>
            </w:r>
          </w:p>
        </w:tc>
        <w:tc>
          <w:tcPr>
            <w:tcW w:w="1235" w:type="dxa"/>
            <w:vAlign w:val="center"/>
          </w:tcPr>
          <w:p w:rsidR="00213483" w:rsidRDefault="00213483" w:rsidP="00183C37">
            <w:pPr>
              <w:widowControl/>
              <w:ind w:firstLine="360"/>
              <w:rPr>
                <w:rFonts w:ascii="宋体" w:hAnsi="宋体" w:cs="宋体"/>
                <w:color w:val="000000"/>
                <w:kern w:val="0"/>
                <w:sz w:val="18"/>
              </w:rPr>
            </w:pPr>
          </w:p>
        </w:tc>
      </w:tr>
    </w:tbl>
    <w:p w:rsidR="00213483" w:rsidRDefault="00213483" w:rsidP="00213483">
      <w:pPr>
        <w:pStyle w:val="3"/>
      </w:pPr>
      <w:r>
        <w:rPr>
          <w:rFonts w:hint="eastAsia"/>
        </w:rPr>
        <w:t>对应的数据表</w:t>
      </w:r>
    </w:p>
    <w:p w:rsidR="00213483" w:rsidRDefault="00213483" w:rsidP="00213483">
      <w:r>
        <w:rPr>
          <w:rFonts w:hint="eastAsia"/>
        </w:rPr>
        <w:t>不同类型的数据对应不同的信号参数登记数据表。参见后续章节的说明。</w:t>
      </w:r>
    </w:p>
    <w:p w:rsidR="00213483" w:rsidRDefault="00213483" w:rsidP="00213483">
      <w:pPr>
        <w:pStyle w:val="3"/>
      </w:pPr>
      <w:r>
        <w:rPr>
          <w:rFonts w:hint="eastAsia"/>
        </w:rPr>
        <w:t>页面汇总说明</w:t>
      </w:r>
    </w:p>
    <w:p w:rsidR="00213483" w:rsidRPr="0012447F" w:rsidRDefault="00213483" w:rsidP="00213483">
      <w:r>
        <w:rPr>
          <w:rFonts w:hint="eastAsia"/>
        </w:rPr>
        <w:t>以短波监测</w:t>
      </w:r>
      <w:r>
        <w:rPr>
          <w:rFonts w:hint="eastAsia"/>
        </w:rPr>
        <w:t>-</w:t>
      </w:r>
      <w:r>
        <w:rPr>
          <w:rFonts w:hint="eastAsia"/>
        </w:rPr>
        <w:t>单频监测</w:t>
      </w:r>
      <w:r>
        <w:rPr>
          <w:rFonts w:hint="eastAsia"/>
        </w:rPr>
        <w:t>-</w:t>
      </w:r>
      <w:r>
        <w:rPr>
          <w:rFonts w:hint="eastAsia"/>
        </w:rPr>
        <w:t>信号参数登记数据为例。其他数据类似。</w:t>
      </w:r>
    </w:p>
    <w:tbl>
      <w:tblPr>
        <w:tblStyle w:val="a5"/>
        <w:tblW w:w="0" w:type="auto"/>
        <w:tblLayout w:type="fixed"/>
        <w:tblLook w:val="04A0" w:firstRow="1" w:lastRow="0" w:firstColumn="1" w:lastColumn="0" w:noHBand="0" w:noVBand="1"/>
      </w:tblPr>
      <w:tblGrid>
        <w:gridCol w:w="3652"/>
        <w:gridCol w:w="2699"/>
        <w:gridCol w:w="2171"/>
      </w:tblGrid>
      <w:tr w:rsidR="00213483" w:rsidTr="0057335B">
        <w:tc>
          <w:tcPr>
            <w:tcW w:w="3652" w:type="dxa"/>
          </w:tcPr>
          <w:p w:rsidR="00213483" w:rsidRDefault="00213483" w:rsidP="00183C37">
            <w:pPr>
              <w:ind w:firstLine="420"/>
            </w:pPr>
            <w:r>
              <w:rPr>
                <w:rFonts w:hint="eastAsia"/>
              </w:rPr>
              <w:t>名称</w:t>
            </w:r>
          </w:p>
        </w:tc>
        <w:tc>
          <w:tcPr>
            <w:tcW w:w="2699" w:type="dxa"/>
          </w:tcPr>
          <w:p w:rsidR="00213483" w:rsidRDefault="00213483" w:rsidP="00183C37">
            <w:pPr>
              <w:ind w:firstLine="420"/>
            </w:pPr>
            <w:r>
              <w:rPr>
                <w:rFonts w:hint="eastAsia"/>
              </w:rPr>
              <w:t>功能</w:t>
            </w:r>
          </w:p>
        </w:tc>
        <w:tc>
          <w:tcPr>
            <w:tcW w:w="2171" w:type="dxa"/>
          </w:tcPr>
          <w:p w:rsidR="00213483" w:rsidRDefault="00213483" w:rsidP="00183C37">
            <w:pPr>
              <w:ind w:firstLine="420"/>
            </w:pPr>
            <w:r>
              <w:rPr>
                <w:rFonts w:hint="eastAsia"/>
              </w:rPr>
              <w:t>说明</w:t>
            </w:r>
          </w:p>
        </w:tc>
      </w:tr>
      <w:tr w:rsidR="00213483" w:rsidTr="0057335B">
        <w:tc>
          <w:tcPr>
            <w:tcW w:w="3652" w:type="dxa"/>
          </w:tcPr>
          <w:p w:rsidR="00213483" w:rsidRDefault="0057335B" w:rsidP="00183C37">
            <w:r w:rsidRPr="0057335B">
              <w:t>DPJCSignalParameterReg.jsp</w:t>
            </w:r>
          </w:p>
        </w:tc>
        <w:tc>
          <w:tcPr>
            <w:tcW w:w="2699" w:type="dxa"/>
          </w:tcPr>
          <w:p w:rsidR="00213483" w:rsidRDefault="00213483" w:rsidP="00183C37">
            <w:r>
              <w:rPr>
                <w:rFonts w:hint="eastAsia"/>
              </w:rPr>
              <w:t>显示导入页面，供用户输入</w:t>
            </w:r>
          </w:p>
        </w:tc>
        <w:tc>
          <w:tcPr>
            <w:tcW w:w="2171" w:type="dxa"/>
          </w:tcPr>
          <w:p w:rsidR="00213483" w:rsidRDefault="00213483" w:rsidP="00183C37">
            <w:pPr>
              <w:ind w:firstLine="420"/>
            </w:pPr>
          </w:p>
        </w:tc>
      </w:tr>
      <w:tr w:rsidR="00213483" w:rsidTr="0057335B">
        <w:tc>
          <w:tcPr>
            <w:tcW w:w="3652" w:type="dxa"/>
          </w:tcPr>
          <w:p w:rsidR="00213483" w:rsidRDefault="00213483" w:rsidP="00183C37">
            <w:r>
              <w:rPr>
                <w:rFonts w:ascii="Consolas" w:hAnsi="Consolas" w:cs="Consolas"/>
                <w:color w:val="000000"/>
                <w:kern w:val="0"/>
                <w:sz w:val="20"/>
                <w:szCs w:val="20"/>
                <w:highlight w:val="lightGray"/>
              </w:rPr>
              <w:t>J</w:t>
            </w:r>
            <w:r>
              <w:rPr>
                <w:rFonts w:ascii="Consolas" w:hAnsi="Consolas" w:cs="Consolas" w:hint="eastAsia"/>
                <w:color w:val="000000"/>
                <w:kern w:val="0"/>
                <w:sz w:val="20"/>
                <w:szCs w:val="20"/>
                <w:highlight w:val="lightGray"/>
              </w:rPr>
              <w:t>avascript</w:t>
            </w:r>
            <w:r w:rsidR="0057335B">
              <w:rPr>
                <w:rFonts w:ascii="Consolas" w:hAnsi="Consolas" w:cs="Consolas" w:hint="eastAsia"/>
                <w:color w:val="000000"/>
                <w:kern w:val="0"/>
                <w:sz w:val="20"/>
                <w:szCs w:val="20"/>
                <w:highlight w:val="lightGray"/>
              </w:rPr>
              <w:t>：</w:t>
            </w:r>
            <w:r w:rsidR="0057335B">
              <w:rPr>
                <w:rFonts w:ascii="Consolas" w:hAnsi="Consolas" w:cs="Consolas" w:hint="eastAsia"/>
                <w:color w:val="000000"/>
                <w:kern w:val="0"/>
                <w:sz w:val="20"/>
                <w:szCs w:val="20"/>
                <w:highlight w:val="lightGray"/>
              </w:rPr>
              <w:t>js</w:t>
            </w:r>
            <w:r w:rsidR="0057335B">
              <w:rPr>
                <w:rFonts w:ascii="Consolas" w:hAnsi="Consolas" w:cs="Consolas" w:hint="eastAsia"/>
                <w:color w:val="000000"/>
                <w:kern w:val="0"/>
                <w:sz w:val="20"/>
                <w:szCs w:val="20"/>
              </w:rPr>
              <w:t>/SW.js/</w:t>
            </w:r>
            <w:r w:rsidR="0057335B" w:rsidRPr="0057335B">
              <w:rPr>
                <w:rFonts w:ascii="Consolas" w:hAnsi="Consolas" w:cs="Consolas"/>
                <w:color w:val="000000"/>
                <w:kern w:val="0"/>
                <w:sz w:val="20"/>
                <w:szCs w:val="20"/>
              </w:rPr>
              <w:t>signalParameterReg()</w:t>
            </w:r>
          </w:p>
        </w:tc>
        <w:tc>
          <w:tcPr>
            <w:tcW w:w="2699" w:type="dxa"/>
          </w:tcPr>
          <w:p w:rsidR="00213483" w:rsidRPr="00002CF2" w:rsidRDefault="00213483" w:rsidP="0057335B">
            <w:r>
              <w:rPr>
                <w:rFonts w:hint="eastAsia"/>
              </w:rPr>
              <w:t>点击</w:t>
            </w:r>
            <w:r w:rsidR="0057335B">
              <w:rPr>
                <w:rFonts w:hint="eastAsia"/>
              </w:rPr>
              <w:t>提交</w:t>
            </w:r>
            <w:r>
              <w:rPr>
                <w:rFonts w:hint="eastAsia"/>
              </w:rPr>
              <w:t>后，</w:t>
            </w:r>
            <w:r w:rsidR="0057335B">
              <w:rPr>
                <w:rFonts w:hint="eastAsia"/>
              </w:rPr>
              <w:t>获取页面上输入的</w:t>
            </w:r>
            <w:proofErr w:type="gramStart"/>
            <w:r w:rsidR="0057335B">
              <w:rPr>
                <w:rFonts w:hint="eastAsia"/>
              </w:rPr>
              <w:t>的</w:t>
            </w:r>
            <w:proofErr w:type="gramEnd"/>
            <w:r w:rsidR="0057335B">
              <w:rPr>
                <w:rFonts w:hint="eastAsia"/>
              </w:rPr>
              <w:t>信息，以异步方式发送到</w:t>
            </w:r>
            <w:r w:rsidR="0057335B" w:rsidRPr="0057335B">
              <w:t>DataImport/SignalParameterRegProcess.jsp</w:t>
            </w:r>
            <w:r w:rsidR="0057335B">
              <w:t>，</w:t>
            </w:r>
            <w:r w:rsidR="0057335B">
              <w:rPr>
                <w:rFonts w:hint="eastAsia"/>
              </w:rPr>
              <w:t>将返回信息</w:t>
            </w:r>
            <w:r w:rsidR="0057335B">
              <w:rPr>
                <w:rFonts w:hint="eastAsia"/>
              </w:rPr>
              <w:t>alert</w:t>
            </w:r>
            <w:r w:rsidR="0057335B">
              <w:rPr>
                <w:rFonts w:hint="eastAsia"/>
              </w:rPr>
              <w:t>到页面上。</w:t>
            </w:r>
          </w:p>
        </w:tc>
        <w:tc>
          <w:tcPr>
            <w:tcW w:w="2171" w:type="dxa"/>
          </w:tcPr>
          <w:p w:rsidR="00213483" w:rsidRDefault="00213483" w:rsidP="00183C37">
            <w:pPr>
              <w:ind w:firstLine="420"/>
            </w:pPr>
          </w:p>
        </w:tc>
      </w:tr>
      <w:tr w:rsidR="00213483" w:rsidTr="0057335B">
        <w:tc>
          <w:tcPr>
            <w:tcW w:w="3652" w:type="dxa"/>
          </w:tcPr>
          <w:p w:rsidR="00213483" w:rsidRDefault="0057335B" w:rsidP="00183C37">
            <w:r w:rsidRPr="0057335B">
              <w:t>DataImport/SignalParameterRegProcess.jsp</w:t>
            </w:r>
          </w:p>
        </w:tc>
        <w:tc>
          <w:tcPr>
            <w:tcW w:w="2699" w:type="dxa"/>
          </w:tcPr>
          <w:p w:rsidR="00213483" w:rsidRDefault="0057335B" w:rsidP="00183C37">
            <w:r>
              <w:rPr>
                <w:rFonts w:hint="eastAsia"/>
              </w:rPr>
              <w:t>接收传递过来的信息，写入</w:t>
            </w:r>
            <w:r>
              <w:rPr>
                <w:rFonts w:hint="eastAsia"/>
              </w:rPr>
              <w:t>EMCDPJCPARAMETER</w:t>
            </w:r>
            <w:r>
              <w:rPr>
                <w:rFonts w:hint="eastAsia"/>
              </w:rPr>
              <w:t>数据表，并返回成功与否</w:t>
            </w:r>
          </w:p>
        </w:tc>
        <w:tc>
          <w:tcPr>
            <w:tcW w:w="2171" w:type="dxa"/>
          </w:tcPr>
          <w:p w:rsidR="00213483" w:rsidRDefault="00213483" w:rsidP="00183C37">
            <w:pPr>
              <w:ind w:firstLine="420"/>
            </w:pPr>
          </w:p>
        </w:tc>
      </w:tr>
      <w:tr w:rsidR="00213483" w:rsidTr="0057335B">
        <w:tc>
          <w:tcPr>
            <w:tcW w:w="3652" w:type="dxa"/>
          </w:tcPr>
          <w:p w:rsidR="00213483" w:rsidRPr="0012447F" w:rsidRDefault="0057335B" w:rsidP="0057335B">
            <w:r w:rsidRPr="0057335B">
              <w:rPr>
                <w:rFonts w:ascii="Consolas" w:hAnsi="Consolas" w:cs="Consolas" w:hint="eastAsia"/>
                <w:color w:val="000000"/>
                <w:kern w:val="0"/>
                <w:sz w:val="20"/>
                <w:szCs w:val="20"/>
              </w:rPr>
              <w:t>javascript:grapInPara()</w:t>
            </w:r>
          </w:p>
        </w:tc>
        <w:tc>
          <w:tcPr>
            <w:tcW w:w="2699" w:type="dxa"/>
          </w:tcPr>
          <w:p w:rsidR="00213483" w:rsidRDefault="0057335B" w:rsidP="00183C37">
            <w:r>
              <w:rPr>
                <w:rFonts w:hint="eastAsia"/>
              </w:rPr>
              <w:t>点击上传后调用，弹出</w:t>
            </w:r>
            <w:r w:rsidRPr="0057335B">
              <w:t>SignalParameterReg/ImportGrap.jsp</w:t>
            </w:r>
            <w:r>
              <w:rPr>
                <w:rFonts w:hint="eastAsia"/>
              </w:rPr>
              <w:t>上传页面，并传递要上传的文件类型</w:t>
            </w:r>
          </w:p>
        </w:tc>
        <w:tc>
          <w:tcPr>
            <w:tcW w:w="2171" w:type="dxa"/>
          </w:tcPr>
          <w:p w:rsidR="00213483" w:rsidRDefault="00213483" w:rsidP="00183C37">
            <w:pPr>
              <w:ind w:firstLine="420"/>
            </w:pPr>
          </w:p>
        </w:tc>
      </w:tr>
      <w:tr w:rsidR="00213483" w:rsidTr="0057335B">
        <w:tc>
          <w:tcPr>
            <w:tcW w:w="3652" w:type="dxa"/>
          </w:tcPr>
          <w:p w:rsidR="00213483" w:rsidRDefault="0057335B" w:rsidP="00183C37">
            <w:pPr>
              <w:rPr>
                <w:rFonts w:ascii="Consolas" w:hAnsi="Consolas" w:cs="Consolas"/>
                <w:color w:val="000000"/>
                <w:kern w:val="0"/>
                <w:sz w:val="20"/>
                <w:szCs w:val="20"/>
                <w:highlight w:val="lightGray"/>
              </w:rPr>
            </w:pPr>
            <w:r w:rsidRPr="0057335B">
              <w:t>SignalParameterReg/ImportGrap.jsp</w:t>
            </w:r>
          </w:p>
        </w:tc>
        <w:tc>
          <w:tcPr>
            <w:tcW w:w="2699" w:type="dxa"/>
          </w:tcPr>
          <w:p w:rsidR="00213483" w:rsidRDefault="0057335B" w:rsidP="0057335B">
            <w:r>
              <w:rPr>
                <w:rFonts w:hint="eastAsia"/>
              </w:rPr>
              <w:t>上传和接收文件，具体方法与上</w:t>
            </w:r>
            <w:proofErr w:type="gramStart"/>
            <w:r>
              <w:rPr>
                <w:rFonts w:hint="eastAsia"/>
              </w:rPr>
              <w:t>传普通</w:t>
            </w:r>
            <w:proofErr w:type="gramEnd"/>
            <w:r>
              <w:rPr>
                <w:rFonts w:hint="eastAsia"/>
              </w:rPr>
              <w:t>文件相同。</w:t>
            </w:r>
          </w:p>
        </w:tc>
        <w:tc>
          <w:tcPr>
            <w:tcW w:w="2171" w:type="dxa"/>
          </w:tcPr>
          <w:p w:rsidR="00213483" w:rsidRDefault="00213483" w:rsidP="00183C37">
            <w:pPr>
              <w:ind w:firstLine="420"/>
            </w:pPr>
          </w:p>
        </w:tc>
      </w:tr>
    </w:tbl>
    <w:p w:rsidR="00213483" w:rsidRPr="0057335B" w:rsidRDefault="00213483" w:rsidP="00213483"/>
    <w:p w:rsidR="001E2C9C" w:rsidRPr="007D6A36" w:rsidRDefault="00B65259" w:rsidP="007D6A36">
      <w:pPr>
        <w:pStyle w:val="2"/>
      </w:pPr>
      <w:bookmarkStart w:id="40" w:name="_Toc501961669"/>
      <w:r>
        <w:rPr>
          <w:rFonts w:hint="eastAsia"/>
        </w:rPr>
        <w:t>10.5</w:t>
      </w:r>
      <w:r w:rsidR="001E2C9C" w:rsidRPr="007D6A36">
        <w:rPr>
          <w:rFonts w:hint="eastAsia"/>
        </w:rPr>
        <w:t>数据查询</w:t>
      </w:r>
      <w:bookmarkEnd w:id="40"/>
    </w:p>
    <w:p w:rsidR="00183C37" w:rsidRDefault="00C81CAA" w:rsidP="00C81CAA">
      <w:pPr>
        <w:ind w:firstLineChars="200" w:firstLine="420"/>
      </w:pPr>
      <w:r>
        <w:rPr>
          <w:rFonts w:hint="eastAsia"/>
        </w:rPr>
        <w:t>通过点击功能树菜单进入相应的数据查询页面后，</w:t>
      </w:r>
      <w:r w:rsidR="00257296">
        <w:rPr>
          <w:rFonts w:hint="eastAsia"/>
        </w:rPr>
        <w:t>用户可以对不同类型的数据设置过滤条件，进行数据查询。查询得到数据后可进行</w:t>
      </w:r>
      <w:r>
        <w:rPr>
          <w:rFonts w:hint="eastAsia"/>
        </w:rPr>
        <w:t>查看、导出、</w:t>
      </w:r>
      <w:r w:rsidR="00257296">
        <w:rPr>
          <w:rFonts w:hint="eastAsia"/>
        </w:rPr>
        <w:t>修改、删除操作，也可以进行数据分析，如计算占用度等。</w:t>
      </w:r>
    </w:p>
    <w:p w:rsidR="00183C37" w:rsidRDefault="00345996" w:rsidP="00345996">
      <w:pPr>
        <w:pStyle w:val="3"/>
      </w:pPr>
      <w:r>
        <w:rPr>
          <w:rFonts w:hint="eastAsia"/>
        </w:rPr>
        <w:t>页面布局</w:t>
      </w:r>
    </w:p>
    <w:p w:rsidR="00257296" w:rsidRDefault="00257296" w:rsidP="00C81CAA">
      <w:pPr>
        <w:ind w:firstLineChars="200" w:firstLine="420"/>
      </w:pPr>
      <w:r>
        <w:rPr>
          <w:rFonts w:hint="eastAsia"/>
        </w:rPr>
        <w:t>数据查询界面示意如下：</w:t>
      </w:r>
    </w:p>
    <w:p w:rsidR="00C81CAA" w:rsidRDefault="00C81CAA" w:rsidP="00C81CAA">
      <w:pPr>
        <w:keepNext/>
      </w:pPr>
      <w:r>
        <w:rPr>
          <w:noProof/>
        </w:rPr>
        <w:lastRenderedPageBreak/>
        <w:drawing>
          <wp:inline distT="0" distB="0" distL="0" distR="0" wp14:anchorId="6BC6DBB8" wp14:editId="46E821F9">
            <wp:extent cx="5274310" cy="2542535"/>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2535"/>
                    </a:xfrm>
                    <a:prstGeom prst="rect">
                      <a:avLst/>
                    </a:prstGeom>
                  </pic:spPr>
                </pic:pic>
              </a:graphicData>
            </a:graphic>
          </wp:inline>
        </w:drawing>
      </w:r>
    </w:p>
    <w:p w:rsidR="00257296" w:rsidRDefault="00C81CAA" w:rsidP="00C81CAA">
      <w:pPr>
        <w:pStyle w:val="ac"/>
      </w:pPr>
      <w:r w:rsidRPr="00C81CAA">
        <w:rPr>
          <w:rFonts w:hint="eastAsia"/>
        </w:rPr>
        <w:t>图</w:t>
      </w:r>
      <w:r w:rsidRPr="00C81CAA">
        <w:rPr>
          <w:rFonts w:hint="eastAsia"/>
        </w:rPr>
        <w:t xml:space="preserve"> </w:t>
      </w:r>
      <w:r w:rsidRPr="00C81CAA">
        <w:fldChar w:fldCharType="begin"/>
      </w:r>
      <w:r w:rsidRPr="00C81CAA">
        <w:instrText xml:space="preserve"> </w:instrText>
      </w:r>
      <w:r w:rsidRPr="00C81CAA">
        <w:rPr>
          <w:rFonts w:hint="eastAsia"/>
        </w:rPr>
        <w:instrText xml:space="preserve">SEQ </w:instrText>
      </w:r>
      <w:r w:rsidRPr="00C81CAA">
        <w:rPr>
          <w:rFonts w:hint="eastAsia"/>
        </w:rPr>
        <w:instrText>图</w:instrText>
      </w:r>
      <w:r w:rsidRPr="00C81CAA">
        <w:rPr>
          <w:rFonts w:hint="eastAsia"/>
        </w:rPr>
        <w:instrText xml:space="preserve"> \* ARABIC</w:instrText>
      </w:r>
      <w:r w:rsidRPr="00C81CAA">
        <w:instrText xml:space="preserve"> </w:instrText>
      </w:r>
      <w:r w:rsidRPr="00C81CAA">
        <w:fldChar w:fldCharType="separate"/>
      </w:r>
      <w:r w:rsidR="000A2991">
        <w:rPr>
          <w:noProof/>
        </w:rPr>
        <w:t>11</w:t>
      </w:r>
      <w:r w:rsidRPr="00C81CAA">
        <w:fldChar w:fldCharType="end"/>
      </w:r>
      <w:r w:rsidRPr="00C81CAA">
        <w:rPr>
          <w:rFonts w:hint="eastAsia"/>
        </w:rPr>
        <w:t xml:space="preserve"> </w:t>
      </w:r>
      <w:r w:rsidRPr="00C81CAA">
        <w:rPr>
          <w:rFonts w:hint="eastAsia"/>
        </w:rPr>
        <w:t>数据查询</w:t>
      </w:r>
    </w:p>
    <w:p w:rsidR="00AB2B47" w:rsidRDefault="00345996" w:rsidP="00345996">
      <w:pPr>
        <w:pStyle w:val="3"/>
      </w:pPr>
      <w:r>
        <w:rPr>
          <w:rFonts w:hint="eastAsia"/>
        </w:rPr>
        <w:t>用户输入</w:t>
      </w:r>
    </w:p>
    <w:tbl>
      <w:tblPr>
        <w:tblStyle w:val="a5"/>
        <w:tblW w:w="0" w:type="auto"/>
        <w:tblLook w:val="04A0" w:firstRow="1" w:lastRow="0" w:firstColumn="1" w:lastColumn="0" w:noHBand="0" w:noVBand="1"/>
      </w:tblPr>
      <w:tblGrid>
        <w:gridCol w:w="2130"/>
        <w:gridCol w:w="2130"/>
        <w:gridCol w:w="2131"/>
      </w:tblGrid>
      <w:tr w:rsidR="00345996" w:rsidTr="00345996">
        <w:tc>
          <w:tcPr>
            <w:tcW w:w="2130" w:type="dxa"/>
          </w:tcPr>
          <w:p w:rsidR="00345996" w:rsidRDefault="00345996" w:rsidP="00AB2B47">
            <w:r>
              <w:rPr>
                <w:rFonts w:hint="eastAsia"/>
              </w:rPr>
              <w:t>输入信息</w:t>
            </w:r>
          </w:p>
        </w:tc>
        <w:tc>
          <w:tcPr>
            <w:tcW w:w="2130" w:type="dxa"/>
          </w:tcPr>
          <w:p w:rsidR="00345996" w:rsidRDefault="00345996" w:rsidP="00AB2B47">
            <w:r>
              <w:rPr>
                <w:rFonts w:hint="eastAsia"/>
              </w:rPr>
              <w:t>变量名</w:t>
            </w:r>
          </w:p>
        </w:tc>
        <w:tc>
          <w:tcPr>
            <w:tcW w:w="2131" w:type="dxa"/>
          </w:tcPr>
          <w:p w:rsidR="00345996" w:rsidRDefault="00345996" w:rsidP="00AB2B47">
            <w:r>
              <w:rPr>
                <w:rFonts w:hint="eastAsia"/>
              </w:rPr>
              <w:t>备注</w:t>
            </w:r>
          </w:p>
        </w:tc>
      </w:tr>
      <w:tr w:rsidR="00345996" w:rsidTr="00345996">
        <w:tc>
          <w:tcPr>
            <w:tcW w:w="2130" w:type="dxa"/>
          </w:tcPr>
          <w:p w:rsidR="00345996" w:rsidRDefault="00345996" w:rsidP="00AB2B47">
            <w:r>
              <w:rPr>
                <w:rFonts w:hint="eastAsia"/>
              </w:rPr>
              <w:t>起始时间</w:t>
            </w:r>
          </w:p>
        </w:tc>
        <w:tc>
          <w:tcPr>
            <w:tcW w:w="2130" w:type="dxa"/>
          </w:tcPr>
          <w:p w:rsidR="00345996" w:rsidRDefault="00345996" w:rsidP="00AB2B47">
            <w:r>
              <w:t>S</w:t>
            </w:r>
            <w:r>
              <w:rPr>
                <w:rFonts w:hint="eastAsia"/>
              </w:rPr>
              <w:t>tartTime</w:t>
            </w:r>
          </w:p>
        </w:tc>
        <w:tc>
          <w:tcPr>
            <w:tcW w:w="2131" w:type="dxa"/>
          </w:tcPr>
          <w:p w:rsidR="00345996" w:rsidRDefault="00345996" w:rsidP="00AB2B47"/>
        </w:tc>
      </w:tr>
      <w:tr w:rsidR="00345996" w:rsidTr="00345996">
        <w:tc>
          <w:tcPr>
            <w:tcW w:w="2130" w:type="dxa"/>
          </w:tcPr>
          <w:p w:rsidR="00345996" w:rsidRDefault="00345996" w:rsidP="00AB2B47">
            <w:r>
              <w:rPr>
                <w:rFonts w:hint="eastAsia"/>
              </w:rPr>
              <w:t>结束时间</w:t>
            </w:r>
          </w:p>
        </w:tc>
        <w:tc>
          <w:tcPr>
            <w:tcW w:w="2130" w:type="dxa"/>
          </w:tcPr>
          <w:p w:rsidR="00345996" w:rsidRDefault="00345996" w:rsidP="00AB2B47">
            <w:r>
              <w:t>E</w:t>
            </w:r>
            <w:r>
              <w:rPr>
                <w:rFonts w:hint="eastAsia"/>
              </w:rPr>
              <w:t>ndTime</w:t>
            </w:r>
          </w:p>
        </w:tc>
        <w:tc>
          <w:tcPr>
            <w:tcW w:w="2131" w:type="dxa"/>
          </w:tcPr>
          <w:p w:rsidR="00345996" w:rsidRDefault="00345996" w:rsidP="00AB2B47"/>
        </w:tc>
      </w:tr>
      <w:tr w:rsidR="00345996" w:rsidTr="00345996">
        <w:tc>
          <w:tcPr>
            <w:tcW w:w="2130" w:type="dxa"/>
          </w:tcPr>
          <w:p w:rsidR="00345996" w:rsidRDefault="00345996" w:rsidP="00AB2B47">
            <w:r>
              <w:rPr>
                <w:rFonts w:hint="eastAsia"/>
              </w:rPr>
              <w:t>起始频率</w:t>
            </w:r>
          </w:p>
        </w:tc>
        <w:tc>
          <w:tcPr>
            <w:tcW w:w="2130" w:type="dxa"/>
          </w:tcPr>
          <w:p w:rsidR="00345996" w:rsidRDefault="00345996" w:rsidP="00AB2B47">
            <w:r>
              <w:rPr>
                <w:rFonts w:hint="eastAsia"/>
              </w:rPr>
              <w:t>StartFrequence</w:t>
            </w:r>
          </w:p>
        </w:tc>
        <w:tc>
          <w:tcPr>
            <w:tcW w:w="2131" w:type="dxa"/>
          </w:tcPr>
          <w:p w:rsidR="00345996" w:rsidRDefault="00345996" w:rsidP="00AB2B47">
            <w:r>
              <w:rPr>
                <w:rFonts w:hint="eastAsia"/>
              </w:rPr>
              <w:t>单位：</w:t>
            </w:r>
            <w:r>
              <w:rPr>
                <w:rFonts w:hint="eastAsia"/>
              </w:rPr>
              <w:t>MHz</w:t>
            </w:r>
          </w:p>
        </w:tc>
      </w:tr>
      <w:tr w:rsidR="00345996" w:rsidTr="00345996">
        <w:tc>
          <w:tcPr>
            <w:tcW w:w="2130" w:type="dxa"/>
          </w:tcPr>
          <w:p w:rsidR="00345996" w:rsidRDefault="00345996" w:rsidP="00AB2B47">
            <w:r>
              <w:rPr>
                <w:rFonts w:hint="eastAsia"/>
              </w:rPr>
              <w:t>终止频率</w:t>
            </w:r>
          </w:p>
        </w:tc>
        <w:tc>
          <w:tcPr>
            <w:tcW w:w="2130" w:type="dxa"/>
          </w:tcPr>
          <w:p w:rsidR="00345996" w:rsidRDefault="00345996" w:rsidP="00AB2B47">
            <w:r>
              <w:rPr>
                <w:rFonts w:hint="eastAsia"/>
              </w:rPr>
              <w:t>EndFrequence</w:t>
            </w:r>
          </w:p>
        </w:tc>
        <w:tc>
          <w:tcPr>
            <w:tcW w:w="2131" w:type="dxa"/>
          </w:tcPr>
          <w:p w:rsidR="00345996" w:rsidRDefault="00345996" w:rsidP="00AB2B47">
            <w:r>
              <w:rPr>
                <w:rFonts w:hint="eastAsia"/>
              </w:rPr>
              <w:t>单位：</w:t>
            </w:r>
            <w:r>
              <w:rPr>
                <w:rFonts w:hint="eastAsia"/>
              </w:rPr>
              <w:t>MHz</w:t>
            </w:r>
          </w:p>
        </w:tc>
      </w:tr>
      <w:tr w:rsidR="00345996" w:rsidTr="00345996">
        <w:tc>
          <w:tcPr>
            <w:tcW w:w="2130" w:type="dxa"/>
          </w:tcPr>
          <w:p w:rsidR="00345996" w:rsidRDefault="00345996" w:rsidP="00AB2B47">
            <w:r>
              <w:rPr>
                <w:rFonts w:hint="eastAsia"/>
              </w:rPr>
              <w:t>监测台站</w:t>
            </w:r>
          </w:p>
        </w:tc>
        <w:tc>
          <w:tcPr>
            <w:tcW w:w="2130" w:type="dxa"/>
          </w:tcPr>
          <w:p w:rsidR="00345996" w:rsidRDefault="00345996" w:rsidP="00AB2B47">
            <w:r>
              <w:rPr>
                <w:rFonts w:hint="eastAsia"/>
              </w:rPr>
              <w:t>Station</w:t>
            </w:r>
          </w:p>
        </w:tc>
        <w:tc>
          <w:tcPr>
            <w:tcW w:w="2131" w:type="dxa"/>
          </w:tcPr>
          <w:p w:rsidR="00345996" w:rsidRDefault="00345996" w:rsidP="00AB2B47"/>
        </w:tc>
      </w:tr>
      <w:tr w:rsidR="00345996" w:rsidTr="00345996">
        <w:tc>
          <w:tcPr>
            <w:tcW w:w="2130" w:type="dxa"/>
          </w:tcPr>
          <w:p w:rsidR="00345996" w:rsidRDefault="00345996" w:rsidP="00AB2B47">
            <w:r>
              <w:rPr>
                <w:rFonts w:hint="eastAsia"/>
              </w:rPr>
              <w:t>监测地点</w:t>
            </w:r>
          </w:p>
        </w:tc>
        <w:tc>
          <w:tcPr>
            <w:tcW w:w="2130" w:type="dxa"/>
          </w:tcPr>
          <w:p w:rsidR="00345996" w:rsidRDefault="00345996" w:rsidP="00AB2B47">
            <w:r>
              <w:rPr>
                <w:rFonts w:hint="eastAsia"/>
              </w:rPr>
              <w:t>monitorLocation</w:t>
            </w:r>
          </w:p>
        </w:tc>
        <w:tc>
          <w:tcPr>
            <w:tcW w:w="2131" w:type="dxa"/>
          </w:tcPr>
          <w:p w:rsidR="00345996" w:rsidRDefault="00345996" w:rsidP="00AB2B47"/>
        </w:tc>
      </w:tr>
    </w:tbl>
    <w:p w:rsidR="00345996" w:rsidRDefault="00345996" w:rsidP="00345996">
      <w:pPr>
        <w:pStyle w:val="3"/>
      </w:pPr>
      <w:r>
        <w:rPr>
          <w:rFonts w:hint="eastAsia"/>
        </w:rPr>
        <w:t>对应数据表</w:t>
      </w:r>
    </w:p>
    <w:p w:rsidR="002308D2" w:rsidRDefault="002308D2" w:rsidP="002308D2">
      <w:r>
        <w:rPr>
          <w:rFonts w:hint="eastAsia"/>
        </w:rPr>
        <w:t>不同类型的数据对应相应的数据表。参见后续章节的说明。</w:t>
      </w:r>
    </w:p>
    <w:p w:rsidR="00345996" w:rsidRDefault="00345996" w:rsidP="00345996">
      <w:pPr>
        <w:pStyle w:val="3"/>
      </w:pPr>
      <w:r>
        <w:rPr>
          <w:rFonts w:hint="eastAsia"/>
        </w:rPr>
        <w:t>页面汇总说明</w:t>
      </w:r>
    </w:p>
    <w:p w:rsidR="00345996" w:rsidRPr="0012447F" w:rsidRDefault="00345996" w:rsidP="00345996">
      <w:r>
        <w:rPr>
          <w:rFonts w:hint="eastAsia"/>
        </w:rPr>
        <w:t>以短波监测</w:t>
      </w:r>
      <w:r>
        <w:rPr>
          <w:rFonts w:hint="eastAsia"/>
        </w:rPr>
        <w:t>-</w:t>
      </w:r>
      <w:r>
        <w:rPr>
          <w:rFonts w:hint="eastAsia"/>
        </w:rPr>
        <w:t>单频监测数据查询为例。其他数据类似。</w:t>
      </w:r>
    </w:p>
    <w:tbl>
      <w:tblPr>
        <w:tblStyle w:val="a5"/>
        <w:tblW w:w="0" w:type="auto"/>
        <w:tblLook w:val="04A0" w:firstRow="1" w:lastRow="0" w:firstColumn="1" w:lastColumn="0" w:noHBand="0" w:noVBand="1"/>
      </w:tblPr>
      <w:tblGrid>
        <w:gridCol w:w="3087"/>
        <w:gridCol w:w="3297"/>
        <w:gridCol w:w="2138"/>
      </w:tblGrid>
      <w:tr w:rsidR="00345996" w:rsidTr="002308D2">
        <w:tc>
          <w:tcPr>
            <w:tcW w:w="3087" w:type="dxa"/>
          </w:tcPr>
          <w:p w:rsidR="00345996" w:rsidRDefault="00345996" w:rsidP="00345996">
            <w:r>
              <w:rPr>
                <w:rFonts w:hint="eastAsia"/>
              </w:rPr>
              <w:t>名称</w:t>
            </w:r>
          </w:p>
        </w:tc>
        <w:tc>
          <w:tcPr>
            <w:tcW w:w="3297" w:type="dxa"/>
          </w:tcPr>
          <w:p w:rsidR="00345996" w:rsidRDefault="00345996" w:rsidP="00345996">
            <w:r>
              <w:rPr>
                <w:rFonts w:hint="eastAsia"/>
              </w:rPr>
              <w:t>说明</w:t>
            </w:r>
          </w:p>
        </w:tc>
        <w:tc>
          <w:tcPr>
            <w:tcW w:w="2138" w:type="dxa"/>
          </w:tcPr>
          <w:p w:rsidR="00345996" w:rsidRDefault="00345996" w:rsidP="00345996">
            <w:r>
              <w:rPr>
                <w:rFonts w:hint="eastAsia"/>
              </w:rPr>
              <w:t>备注</w:t>
            </w:r>
          </w:p>
        </w:tc>
      </w:tr>
      <w:tr w:rsidR="00345996" w:rsidTr="002308D2">
        <w:tc>
          <w:tcPr>
            <w:tcW w:w="3087" w:type="dxa"/>
          </w:tcPr>
          <w:p w:rsidR="00345996" w:rsidRDefault="00345996" w:rsidP="00345996">
            <w:r>
              <w:rPr>
                <w:rFonts w:hint="eastAsia"/>
              </w:rPr>
              <w:t>SW/DPJCQuery.jsp</w:t>
            </w:r>
          </w:p>
        </w:tc>
        <w:tc>
          <w:tcPr>
            <w:tcW w:w="3297" w:type="dxa"/>
          </w:tcPr>
          <w:p w:rsidR="00345996" w:rsidRDefault="00345996" w:rsidP="00345996">
            <w:r>
              <w:rPr>
                <w:rFonts w:hint="eastAsia"/>
              </w:rPr>
              <w:t>提供查询的筛选条件，点击查询后调用</w:t>
            </w:r>
            <w:r>
              <w:rPr>
                <w:rFonts w:hint="eastAsia"/>
              </w:rPr>
              <w:t>javascript</w:t>
            </w:r>
            <w:r>
              <w:rPr>
                <w:rFonts w:hint="eastAsia"/>
              </w:rPr>
              <w:t>：</w:t>
            </w:r>
            <w:r w:rsidRPr="00345996">
              <w:t>query</w:t>
            </w:r>
            <w:r>
              <w:t>（）</w:t>
            </w:r>
          </w:p>
        </w:tc>
        <w:tc>
          <w:tcPr>
            <w:tcW w:w="2138" w:type="dxa"/>
          </w:tcPr>
          <w:p w:rsidR="00345996" w:rsidRDefault="00345996" w:rsidP="00345996"/>
        </w:tc>
      </w:tr>
      <w:tr w:rsidR="00345996" w:rsidTr="002308D2">
        <w:tc>
          <w:tcPr>
            <w:tcW w:w="3087" w:type="dxa"/>
          </w:tcPr>
          <w:p w:rsidR="00345996" w:rsidRDefault="00345996" w:rsidP="00345996">
            <w:r>
              <w:rPr>
                <w:rFonts w:hint="eastAsia"/>
              </w:rPr>
              <w:t>js/DataManage/DataQuery.js/</w:t>
            </w:r>
          </w:p>
          <w:p w:rsidR="00345996" w:rsidRDefault="00345996" w:rsidP="00345996">
            <w:r w:rsidRPr="00345996">
              <w:t>query</w:t>
            </w:r>
            <w:r>
              <w:t>（）</w:t>
            </w:r>
          </w:p>
        </w:tc>
        <w:tc>
          <w:tcPr>
            <w:tcW w:w="3297" w:type="dxa"/>
          </w:tcPr>
          <w:p w:rsidR="00345996" w:rsidRPr="00345996" w:rsidRDefault="00345996" w:rsidP="00345996">
            <w:r>
              <w:rPr>
                <w:rFonts w:hint="eastAsia"/>
              </w:rPr>
              <w:t>ajax</w:t>
            </w:r>
            <w:r>
              <w:rPr>
                <w:rFonts w:hint="eastAsia"/>
              </w:rPr>
              <w:t>异步发送查询条件到</w:t>
            </w:r>
            <w:r w:rsidRPr="00345996">
              <w:t>DataQuery/DPJCQueryProcess.jsp</w:t>
            </w:r>
            <w:r>
              <w:t>，</w:t>
            </w:r>
            <w:r>
              <w:rPr>
                <w:rFonts w:hint="eastAsia"/>
              </w:rPr>
              <w:t>返回信息显示在</w:t>
            </w:r>
            <w:r>
              <w:rPr>
                <w:rFonts w:hint="eastAsia"/>
              </w:rPr>
              <w:t>response</w:t>
            </w:r>
            <w:r>
              <w:rPr>
                <w:rFonts w:hint="eastAsia"/>
              </w:rPr>
              <w:t>处</w:t>
            </w:r>
          </w:p>
        </w:tc>
        <w:tc>
          <w:tcPr>
            <w:tcW w:w="2138" w:type="dxa"/>
          </w:tcPr>
          <w:p w:rsidR="00345996" w:rsidRDefault="00345996" w:rsidP="00345996"/>
        </w:tc>
      </w:tr>
      <w:tr w:rsidR="00345996" w:rsidTr="002308D2">
        <w:tc>
          <w:tcPr>
            <w:tcW w:w="3087" w:type="dxa"/>
          </w:tcPr>
          <w:p w:rsidR="00345996" w:rsidRDefault="00345996" w:rsidP="00345996">
            <w:r w:rsidRPr="00345996">
              <w:t>DataQuery/DPJCQueryProcess.jsp</w:t>
            </w:r>
          </w:p>
        </w:tc>
        <w:tc>
          <w:tcPr>
            <w:tcW w:w="3297" w:type="dxa"/>
          </w:tcPr>
          <w:p w:rsidR="00345996" w:rsidRDefault="00345996" w:rsidP="00345996">
            <w:r>
              <w:rPr>
                <w:rFonts w:hint="eastAsia"/>
              </w:rPr>
              <w:t>获取查询条件，调用</w:t>
            </w:r>
            <w:r>
              <w:rPr>
                <w:rFonts w:hint="eastAsia"/>
              </w:rPr>
              <w:t>DataQuery.java</w:t>
            </w:r>
            <w:r>
              <w:rPr>
                <w:rFonts w:hint="eastAsia"/>
              </w:rPr>
              <w:t>中的函数查询数据并返回</w:t>
            </w:r>
          </w:p>
        </w:tc>
        <w:tc>
          <w:tcPr>
            <w:tcW w:w="2138" w:type="dxa"/>
          </w:tcPr>
          <w:p w:rsidR="00345996" w:rsidRDefault="00345996" w:rsidP="00345996"/>
        </w:tc>
      </w:tr>
    </w:tbl>
    <w:p w:rsidR="00F21F3E" w:rsidRDefault="00B65259" w:rsidP="002308D2">
      <w:pPr>
        <w:pStyle w:val="2"/>
      </w:pPr>
      <w:bookmarkStart w:id="41" w:name="_Toc501961670"/>
      <w:r>
        <w:rPr>
          <w:rFonts w:hint="eastAsia"/>
        </w:rPr>
        <w:lastRenderedPageBreak/>
        <w:t>10.6</w:t>
      </w:r>
      <w:r w:rsidR="00F21F3E">
        <w:rPr>
          <w:rFonts w:hint="eastAsia"/>
        </w:rPr>
        <w:t>数据分析</w:t>
      </w:r>
      <w:bookmarkEnd w:id="41"/>
    </w:p>
    <w:p w:rsidR="00F21F3E" w:rsidRDefault="00F21F3E" w:rsidP="00417725">
      <w:pPr>
        <w:ind w:firstLine="420"/>
      </w:pPr>
      <w:r>
        <w:rPr>
          <w:rFonts w:hint="eastAsia"/>
        </w:rPr>
        <w:t>单频监测、频段扫描、信号测向、联合定位的数据分析是把查询到的原始监测数据单独放到一个页面上。转发器监测的数据分析是把查询到的所有数据全部罗列出来。操作过程与数据查询一致。</w:t>
      </w:r>
      <w:r w:rsidR="00417725">
        <w:rPr>
          <w:rFonts w:hint="eastAsia"/>
        </w:rPr>
        <w:t>参见数据查询一节。</w:t>
      </w:r>
    </w:p>
    <w:p w:rsidR="00417725" w:rsidRDefault="00417725" w:rsidP="00417725">
      <w:pPr>
        <w:pStyle w:val="3"/>
      </w:pPr>
      <w:r>
        <w:rPr>
          <w:rFonts w:hint="eastAsia"/>
        </w:rPr>
        <w:t>监测报告数据分析</w:t>
      </w:r>
    </w:p>
    <w:p w:rsidR="00F21F3E" w:rsidRDefault="00417725" w:rsidP="00417725">
      <w:pPr>
        <w:ind w:firstLine="420"/>
      </w:pPr>
      <w:r>
        <w:rPr>
          <w:rFonts w:hint="eastAsia"/>
        </w:rPr>
        <w:t>监测报告的数据分析是查看指定时间段内</w:t>
      </w:r>
      <w:proofErr w:type="gramStart"/>
      <w:r>
        <w:rPr>
          <w:rFonts w:hint="eastAsia"/>
        </w:rPr>
        <w:t>个种报告</w:t>
      </w:r>
      <w:proofErr w:type="gramEnd"/>
      <w:r>
        <w:rPr>
          <w:rFonts w:hint="eastAsia"/>
        </w:rPr>
        <w:t>的数量。页面布局如下。</w:t>
      </w:r>
    </w:p>
    <w:p w:rsidR="00417725" w:rsidRDefault="00417725" w:rsidP="00417725">
      <w:pPr>
        <w:keepNext/>
        <w:ind w:firstLine="420"/>
      </w:pPr>
      <w:r>
        <w:rPr>
          <w:noProof/>
        </w:rPr>
        <w:drawing>
          <wp:inline distT="0" distB="0" distL="0" distR="0" wp14:anchorId="526C1829" wp14:editId="17E7BA68">
            <wp:extent cx="5274310" cy="2696979"/>
            <wp:effectExtent l="0" t="0" r="2540" b="825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96979"/>
                    </a:xfrm>
                    <a:prstGeom prst="rect">
                      <a:avLst/>
                    </a:prstGeom>
                  </pic:spPr>
                </pic:pic>
              </a:graphicData>
            </a:graphic>
          </wp:inline>
        </w:drawing>
      </w:r>
    </w:p>
    <w:p w:rsidR="00417725" w:rsidRDefault="00417725" w:rsidP="00417725">
      <w:pPr>
        <w:pStyle w:val="ac"/>
      </w:pPr>
      <w:r w:rsidRPr="00417725">
        <w:rPr>
          <w:rFonts w:hint="eastAsia"/>
        </w:rPr>
        <w:t>图</w:t>
      </w:r>
      <w:r w:rsidRPr="00417725">
        <w:rPr>
          <w:rFonts w:hint="eastAsia"/>
        </w:rPr>
        <w:t xml:space="preserve"> </w:t>
      </w:r>
      <w:r w:rsidRPr="00417725">
        <w:fldChar w:fldCharType="begin"/>
      </w:r>
      <w:r w:rsidRPr="00417725">
        <w:instrText xml:space="preserve"> </w:instrText>
      </w:r>
      <w:r w:rsidRPr="00417725">
        <w:rPr>
          <w:rFonts w:hint="eastAsia"/>
        </w:rPr>
        <w:instrText xml:space="preserve">SEQ </w:instrText>
      </w:r>
      <w:r w:rsidRPr="00417725">
        <w:rPr>
          <w:rFonts w:hint="eastAsia"/>
        </w:rPr>
        <w:instrText>图</w:instrText>
      </w:r>
      <w:r w:rsidRPr="00417725">
        <w:rPr>
          <w:rFonts w:hint="eastAsia"/>
        </w:rPr>
        <w:instrText xml:space="preserve"> \* ARABIC</w:instrText>
      </w:r>
      <w:r w:rsidRPr="00417725">
        <w:instrText xml:space="preserve"> </w:instrText>
      </w:r>
      <w:r w:rsidRPr="00417725">
        <w:fldChar w:fldCharType="separate"/>
      </w:r>
      <w:r w:rsidR="000A2991">
        <w:rPr>
          <w:noProof/>
        </w:rPr>
        <w:t>12</w:t>
      </w:r>
      <w:r w:rsidRPr="00417725">
        <w:fldChar w:fldCharType="end"/>
      </w:r>
      <w:r w:rsidRPr="00417725">
        <w:rPr>
          <w:rFonts w:hint="eastAsia"/>
        </w:rPr>
        <w:t xml:space="preserve"> </w:t>
      </w:r>
      <w:r w:rsidRPr="00417725">
        <w:rPr>
          <w:rFonts w:hint="eastAsia"/>
        </w:rPr>
        <w:t>监测报告数据分析</w:t>
      </w:r>
    </w:p>
    <w:p w:rsidR="00417725" w:rsidRPr="0012447F" w:rsidRDefault="00417725" w:rsidP="00417725">
      <w:r>
        <w:rPr>
          <w:rFonts w:hint="eastAsia"/>
        </w:rPr>
        <w:t>以短波监测</w:t>
      </w:r>
      <w:r>
        <w:rPr>
          <w:rFonts w:hint="eastAsia"/>
        </w:rPr>
        <w:t>-</w:t>
      </w:r>
      <w:r>
        <w:rPr>
          <w:rFonts w:hint="eastAsia"/>
        </w:rPr>
        <w:t>监测报告数据分析为例。其他数据类似。</w:t>
      </w:r>
    </w:p>
    <w:tbl>
      <w:tblPr>
        <w:tblStyle w:val="a5"/>
        <w:tblW w:w="0" w:type="auto"/>
        <w:tblLook w:val="04A0" w:firstRow="1" w:lastRow="0" w:firstColumn="1" w:lastColumn="0" w:noHBand="0" w:noVBand="1"/>
      </w:tblPr>
      <w:tblGrid>
        <w:gridCol w:w="3087"/>
        <w:gridCol w:w="3640"/>
        <w:gridCol w:w="1795"/>
      </w:tblGrid>
      <w:tr w:rsidR="00417725" w:rsidTr="00364A3E">
        <w:tc>
          <w:tcPr>
            <w:tcW w:w="3087" w:type="dxa"/>
          </w:tcPr>
          <w:p w:rsidR="00417725" w:rsidRDefault="00417725" w:rsidP="00364A3E">
            <w:r>
              <w:rPr>
                <w:rFonts w:hint="eastAsia"/>
              </w:rPr>
              <w:t>名称</w:t>
            </w:r>
          </w:p>
        </w:tc>
        <w:tc>
          <w:tcPr>
            <w:tcW w:w="3297" w:type="dxa"/>
          </w:tcPr>
          <w:p w:rsidR="00417725" w:rsidRDefault="00417725" w:rsidP="00364A3E">
            <w:r>
              <w:rPr>
                <w:rFonts w:hint="eastAsia"/>
              </w:rPr>
              <w:t>说明</w:t>
            </w:r>
          </w:p>
        </w:tc>
        <w:tc>
          <w:tcPr>
            <w:tcW w:w="2138" w:type="dxa"/>
          </w:tcPr>
          <w:p w:rsidR="00417725" w:rsidRDefault="00417725" w:rsidP="00364A3E">
            <w:r>
              <w:rPr>
                <w:rFonts w:hint="eastAsia"/>
              </w:rPr>
              <w:t>备注</w:t>
            </w:r>
          </w:p>
        </w:tc>
      </w:tr>
      <w:tr w:rsidR="00417725" w:rsidTr="00364A3E">
        <w:tc>
          <w:tcPr>
            <w:tcW w:w="3087" w:type="dxa"/>
          </w:tcPr>
          <w:p w:rsidR="00417725" w:rsidRDefault="00417725" w:rsidP="00417725">
            <w:r>
              <w:rPr>
                <w:rFonts w:hint="eastAsia"/>
              </w:rPr>
              <w:t>SW/JCBGAnalysis.jsp</w:t>
            </w:r>
          </w:p>
        </w:tc>
        <w:tc>
          <w:tcPr>
            <w:tcW w:w="3297" w:type="dxa"/>
          </w:tcPr>
          <w:p w:rsidR="00417725" w:rsidRDefault="00417725" w:rsidP="00417725">
            <w:r>
              <w:rPr>
                <w:rFonts w:hint="eastAsia"/>
              </w:rPr>
              <w:t>提供分析的筛选条件，点击分析后调用</w:t>
            </w:r>
            <w:r>
              <w:rPr>
                <w:rFonts w:hint="eastAsia"/>
              </w:rPr>
              <w:t>javascript</w:t>
            </w:r>
            <w:r>
              <w:rPr>
                <w:rFonts w:hint="eastAsia"/>
              </w:rPr>
              <w:t>：</w:t>
            </w:r>
            <w:r w:rsidRPr="00417725">
              <w:t>analysisJCBG()</w:t>
            </w:r>
          </w:p>
        </w:tc>
        <w:tc>
          <w:tcPr>
            <w:tcW w:w="2138" w:type="dxa"/>
          </w:tcPr>
          <w:p w:rsidR="00417725" w:rsidRDefault="00417725" w:rsidP="00364A3E"/>
        </w:tc>
      </w:tr>
      <w:tr w:rsidR="00417725" w:rsidTr="00364A3E">
        <w:tc>
          <w:tcPr>
            <w:tcW w:w="3087" w:type="dxa"/>
          </w:tcPr>
          <w:p w:rsidR="00417725" w:rsidRDefault="00417725" w:rsidP="00364A3E">
            <w:r>
              <w:rPr>
                <w:rFonts w:hint="eastAsia"/>
              </w:rPr>
              <w:t>js/DataManage/DataQuery.js/</w:t>
            </w:r>
          </w:p>
          <w:p w:rsidR="00417725" w:rsidRDefault="00417725" w:rsidP="00364A3E">
            <w:r w:rsidRPr="00417725">
              <w:t>analysisJCBG()</w:t>
            </w:r>
          </w:p>
        </w:tc>
        <w:tc>
          <w:tcPr>
            <w:tcW w:w="3297" w:type="dxa"/>
          </w:tcPr>
          <w:p w:rsidR="00417725" w:rsidRPr="00345996" w:rsidRDefault="00417725" w:rsidP="00417725">
            <w:r>
              <w:rPr>
                <w:rFonts w:hint="eastAsia"/>
              </w:rPr>
              <w:t>ajax</w:t>
            </w:r>
            <w:r>
              <w:rPr>
                <w:rFonts w:hint="eastAsia"/>
              </w:rPr>
              <w:t>异步发送分析时间到</w:t>
            </w:r>
            <w:r w:rsidRPr="00417725">
              <w:t>DataAnalysis/JCBGAnalysisProcess.jsp</w:t>
            </w:r>
            <w:r>
              <w:t>，</w:t>
            </w:r>
            <w:r>
              <w:rPr>
                <w:rFonts w:hint="eastAsia"/>
              </w:rPr>
              <w:t>返回信息显示在</w:t>
            </w:r>
            <w:r>
              <w:rPr>
                <w:rFonts w:hint="eastAsia"/>
              </w:rPr>
              <w:t>response</w:t>
            </w:r>
            <w:r>
              <w:rPr>
                <w:rFonts w:hint="eastAsia"/>
              </w:rPr>
              <w:t>处</w:t>
            </w:r>
          </w:p>
        </w:tc>
        <w:tc>
          <w:tcPr>
            <w:tcW w:w="2138" w:type="dxa"/>
          </w:tcPr>
          <w:p w:rsidR="00417725" w:rsidRDefault="00417725" w:rsidP="00364A3E"/>
        </w:tc>
      </w:tr>
      <w:tr w:rsidR="00417725" w:rsidTr="00364A3E">
        <w:tc>
          <w:tcPr>
            <w:tcW w:w="3087" w:type="dxa"/>
          </w:tcPr>
          <w:p w:rsidR="00417725" w:rsidRDefault="00417725" w:rsidP="00364A3E">
            <w:r w:rsidRPr="00345996">
              <w:t>DataQuery/DPJCQueryProcess.jsp</w:t>
            </w:r>
          </w:p>
        </w:tc>
        <w:tc>
          <w:tcPr>
            <w:tcW w:w="3297" w:type="dxa"/>
          </w:tcPr>
          <w:p w:rsidR="00417725" w:rsidRDefault="00417725" w:rsidP="00417725">
            <w:r>
              <w:rPr>
                <w:rFonts w:hint="eastAsia"/>
              </w:rPr>
              <w:t>获取查询条件，调用静态函数</w:t>
            </w:r>
            <w:r w:rsidRPr="00417725">
              <w:t>DataQuery.JCBGAnalysis</w:t>
            </w:r>
            <w:r>
              <w:t>（）</w:t>
            </w:r>
            <w:r>
              <w:rPr>
                <w:rFonts w:hint="eastAsia"/>
              </w:rPr>
              <w:t>获取每种报告的数量，将结果显示在页面上并返回。</w:t>
            </w:r>
          </w:p>
        </w:tc>
        <w:tc>
          <w:tcPr>
            <w:tcW w:w="2138" w:type="dxa"/>
          </w:tcPr>
          <w:p w:rsidR="00417725" w:rsidRDefault="00417725" w:rsidP="00364A3E"/>
        </w:tc>
      </w:tr>
    </w:tbl>
    <w:p w:rsidR="00417725" w:rsidRDefault="00417725" w:rsidP="00417725">
      <w:r>
        <w:rPr>
          <w:rFonts w:hint="eastAsia"/>
        </w:rPr>
        <w:t>不同类型的数据对应不同的监测报告数据表。参见后续章节的说明。</w:t>
      </w:r>
    </w:p>
    <w:p w:rsidR="00417725" w:rsidRPr="00417725" w:rsidRDefault="00417725" w:rsidP="00417725"/>
    <w:p w:rsidR="00345996" w:rsidRDefault="00B65259" w:rsidP="002308D2">
      <w:pPr>
        <w:pStyle w:val="2"/>
      </w:pPr>
      <w:bookmarkStart w:id="42" w:name="_Toc501961671"/>
      <w:r>
        <w:rPr>
          <w:rFonts w:hint="eastAsia"/>
        </w:rPr>
        <w:t>10.7</w:t>
      </w:r>
      <w:r w:rsidR="002308D2">
        <w:rPr>
          <w:rFonts w:hint="eastAsia"/>
        </w:rPr>
        <w:t>数据修改</w:t>
      </w:r>
      <w:bookmarkEnd w:id="42"/>
    </w:p>
    <w:p w:rsidR="002308D2" w:rsidRDefault="002308D2" w:rsidP="002308D2">
      <w:pPr>
        <w:ind w:firstLineChars="200" w:firstLine="420"/>
      </w:pPr>
      <w:r>
        <w:rPr>
          <w:rFonts w:hint="eastAsia"/>
        </w:rPr>
        <w:t>数据修改的操作按钮位于查询后的数据对应所在的行。点击修改按钮，完成数据的修改。</w:t>
      </w:r>
    </w:p>
    <w:p w:rsidR="002308D2" w:rsidRDefault="002308D2" w:rsidP="002308D2">
      <w:pPr>
        <w:pStyle w:val="3"/>
      </w:pPr>
      <w:r>
        <w:rPr>
          <w:rFonts w:hint="eastAsia"/>
        </w:rPr>
        <w:lastRenderedPageBreak/>
        <w:t>页面布局</w:t>
      </w:r>
    </w:p>
    <w:p w:rsidR="002308D2" w:rsidRPr="002308D2" w:rsidRDefault="002308D2" w:rsidP="00581226">
      <w:pPr>
        <w:ind w:firstLine="420"/>
      </w:pPr>
      <w:r>
        <w:rPr>
          <w:rFonts w:hint="eastAsia"/>
        </w:rPr>
        <w:t>不同数据类型的数据修改页面，需要输入的数据不同。页面布局如下图。</w:t>
      </w:r>
    </w:p>
    <w:p w:rsidR="002308D2" w:rsidRDefault="002308D2" w:rsidP="002308D2">
      <w:pPr>
        <w:keepNext/>
      </w:pPr>
      <w:r>
        <w:rPr>
          <w:noProof/>
        </w:rPr>
        <w:drawing>
          <wp:inline distT="0" distB="0" distL="0" distR="0" wp14:anchorId="2FE6F5A2" wp14:editId="4A6A1720">
            <wp:extent cx="5274310" cy="257122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71226"/>
                    </a:xfrm>
                    <a:prstGeom prst="rect">
                      <a:avLst/>
                    </a:prstGeom>
                  </pic:spPr>
                </pic:pic>
              </a:graphicData>
            </a:graphic>
          </wp:inline>
        </w:drawing>
      </w:r>
    </w:p>
    <w:p w:rsidR="002308D2" w:rsidRDefault="002308D2" w:rsidP="002308D2">
      <w:pPr>
        <w:pStyle w:val="ac"/>
      </w:pPr>
      <w:r w:rsidRPr="002308D2">
        <w:rPr>
          <w:rFonts w:hint="eastAsia"/>
        </w:rPr>
        <w:t>图</w:t>
      </w:r>
      <w:r w:rsidRPr="002308D2">
        <w:rPr>
          <w:rFonts w:hint="eastAsia"/>
        </w:rPr>
        <w:t xml:space="preserve"> </w:t>
      </w:r>
      <w:r w:rsidRPr="002308D2">
        <w:fldChar w:fldCharType="begin"/>
      </w:r>
      <w:r w:rsidRPr="002308D2">
        <w:instrText xml:space="preserve"> </w:instrText>
      </w:r>
      <w:r w:rsidRPr="002308D2">
        <w:rPr>
          <w:rFonts w:hint="eastAsia"/>
        </w:rPr>
        <w:instrText xml:space="preserve">SEQ </w:instrText>
      </w:r>
      <w:r w:rsidRPr="002308D2">
        <w:rPr>
          <w:rFonts w:hint="eastAsia"/>
        </w:rPr>
        <w:instrText>图</w:instrText>
      </w:r>
      <w:r w:rsidRPr="002308D2">
        <w:rPr>
          <w:rFonts w:hint="eastAsia"/>
        </w:rPr>
        <w:instrText xml:space="preserve"> \* ARABIC</w:instrText>
      </w:r>
      <w:r w:rsidRPr="002308D2">
        <w:instrText xml:space="preserve"> </w:instrText>
      </w:r>
      <w:r w:rsidRPr="002308D2">
        <w:fldChar w:fldCharType="separate"/>
      </w:r>
      <w:r w:rsidR="000A2991">
        <w:rPr>
          <w:noProof/>
        </w:rPr>
        <w:t>13</w:t>
      </w:r>
      <w:r w:rsidRPr="002308D2">
        <w:fldChar w:fldCharType="end"/>
      </w:r>
      <w:r w:rsidRPr="002308D2">
        <w:rPr>
          <w:rFonts w:hint="eastAsia"/>
        </w:rPr>
        <w:t xml:space="preserve"> </w:t>
      </w:r>
      <w:r w:rsidRPr="002308D2">
        <w:rPr>
          <w:rFonts w:hint="eastAsia"/>
        </w:rPr>
        <w:t>数据修改</w:t>
      </w:r>
    </w:p>
    <w:p w:rsidR="002308D2" w:rsidRDefault="002308D2" w:rsidP="002308D2">
      <w:pPr>
        <w:pStyle w:val="3"/>
      </w:pPr>
      <w:r>
        <w:rPr>
          <w:rFonts w:hint="eastAsia"/>
        </w:rPr>
        <w:t>用户输入</w:t>
      </w:r>
    </w:p>
    <w:p w:rsidR="002308D2" w:rsidRDefault="002308D2" w:rsidP="002308D2">
      <w:pPr>
        <w:ind w:firstLineChars="200" w:firstLine="420"/>
      </w:pPr>
      <w:r>
        <w:rPr>
          <w:rFonts w:hint="eastAsia"/>
        </w:rPr>
        <w:t>用户需要输入相应的信息，同时</w:t>
      </w:r>
      <w:proofErr w:type="gramStart"/>
      <w:r>
        <w:rPr>
          <w:rFonts w:hint="eastAsia"/>
        </w:rPr>
        <w:t>上传该数据</w:t>
      </w:r>
      <w:proofErr w:type="gramEnd"/>
      <w:r>
        <w:rPr>
          <w:rFonts w:hint="eastAsia"/>
        </w:rPr>
        <w:t>所对应的文件。原始监测数据为相应数据的</w:t>
      </w:r>
      <w:r>
        <w:rPr>
          <w:rFonts w:hint="eastAsia"/>
        </w:rPr>
        <w:t>csv</w:t>
      </w:r>
      <w:r>
        <w:rPr>
          <w:rFonts w:hint="eastAsia"/>
        </w:rPr>
        <w:t>文件。图形、音频、视频数据为对应的图形、音频、视频文件。监测报告数据文件类型无限制。转发器监测数据为图形文件。</w:t>
      </w:r>
    </w:p>
    <w:p w:rsidR="002308D2" w:rsidRDefault="002308D2" w:rsidP="002308D2">
      <w:pPr>
        <w:pStyle w:val="3"/>
      </w:pPr>
      <w:r>
        <w:rPr>
          <w:rFonts w:hint="eastAsia"/>
        </w:rPr>
        <w:t>对应的数据表</w:t>
      </w:r>
    </w:p>
    <w:p w:rsidR="002308D2" w:rsidRDefault="002308D2" w:rsidP="002308D2">
      <w:r>
        <w:rPr>
          <w:rFonts w:hint="eastAsia"/>
        </w:rPr>
        <w:t>不同类型的数据对应相应的数据表。参见后续章节的说明。</w:t>
      </w:r>
    </w:p>
    <w:p w:rsidR="002308D2" w:rsidRDefault="002308D2" w:rsidP="002308D2">
      <w:pPr>
        <w:pStyle w:val="3"/>
      </w:pPr>
      <w:r>
        <w:rPr>
          <w:rFonts w:hint="eastAsia"/>
        </w:rPr>
        <w:t>页面汇总说明</w:t>
      </w:r>
    </w:p>
    <w:p w:rsidR="002308D2" w:rsidRDefault="002308D2" w:rsidP="002308D2">
      <w:r>
        <w:rPr>
          <w:rFonts w:hint="eastAsia"/>
        </w:rPr>
        <w:t>修改数据时，如果需要上传新的文件，则修改过程与数据导入一致。可参见数据导入一节。</w:t>
      </w:r>
    </w:p>
    <w:p w:rsidR="002308D2" w:rsidRPr="002308D2" w:rsidRDefault="002308D2" w:rsidP="002308D2">
      <w:r>
        <w:rPr>
          <w:rFonts w:hint="eastAsia"/>
        </w:rPr>
        <w:t>如果只修改输入的信息，则输入完成后，点击提交即可。具体用到的模块如下表。</w:t>
      </w:r>
    </w:p>
    <w:p w:rsidR="002308D2" w:rsidRPr="0012447F" w:rsidRDefault="002308D2" w:rsidP="002308D2">
      <w:r>
        <w:rPr>
          <w:rFonts w:hint="eastAsia"/>
        </w:rPr>
        <w:t>以短波监测</w:t>
      </w:r>
      <w:r>
        <w:rPr>
          <w:rFonts w:hint="eastAsia"/>
        </w:rPr>
        <w:t>-</w:t>
      </w:r>
      <w:r>
        <w:rPr>
          <w:rFonts w:hint="eastAsia"/>
        </w:rPr>
        <w:t>单频监测</w:t>
      </w:r>
      <w:r>
        <w:rPr>
          <w:rFonts w:hint="eastAsia"/>
        </w:rPr>
        <w:t>-</w:t>
      </w:r>
      <w:r>
        <w:rPr>
          <w:rFonts w:hint="eastAsia"/>
        </w:rPr>
        <w:t>原始监测数据修改为例。其他数据类似。</w:t>
      </w:r>
    </w:p>
    <w:tbl>
      <w:tblPr>
        <w:tblStyle w:val="a5"/>
        <w:tblW w:w="0" w:type="auto"/>
        <w:tblLayout w:type="fixed"/>
        <w:tblLook w:val="04A0" w:firstRow="1" w:lastRow="0" w:firstColumn="1" w:lastColumn="0" w:noHBand="0" w:noVBand="1"/>
      </w:tblPr>
      <w:tblGrid>
        <w:gridCol w:w="3369"/>
        <w:gridCol w:w="3969"/>
        <w:gridCol w:w="1184"/>
      </w:tblGrid>
      <w:tr w:rsidR="00475017" w:rsidTr="00475017">
        <w:tc>
          <w:tcPr>
            <w:tcW w:w="3369" w:type="dxa"/>
          </w:tcPr>
          <w:p w:rsidR="002308D2" w:rsidRDefault="002308D2" w:rsidP="00C00019">
            <w:pPr>
              <w:ind w:firstLine="420"/>
            </w:pPr>
            <w:r>
              <w:rPr>
                <w:rFonts w:hint="eastAsia"/>
              </w:rPr>
              <w:t>名称</w:t>
            </w:r>
          </w:p>
        </w:tc>
        <w:tc>
          <w:tcPr>
            <w:tcW w:w="3969" w:type="dxa"/>
          </w:tcPr>
          <w:p w:rsidR="002308D2" w:rsidRDefault="002308D2" w:rsidP="00C00019">
            <w:pPr>
              <w:ind w:firstLine="420"/>
            </w:pPr>
            <w:r>
              <w:rPr>
                <w:rFonts w:hint="eastAsia"/>
              </w:rPr>
              <w:t>功能</w:t>
            </w:r>
          </w:p>
        </w:tc>
        <w:tc>
          <w:tcPr>
            <w:tcW w:w="1184" w:type="dxa"/>
          </w:tcPr>
          <w:p w:rsidR="002308D2" w:rsidRDefault="002308D2" w:rsidP="00C00019">
            <w:pPr>
              <w:ind w:firstLine="420"/>
            </w:pPr>
            <w:r>
              <w:rPr>
                <w:rFonts w:hint="eastAsia"/>
              </w:rPr>
              <w:t>说明</w:t>
            </w:r>
          </w:p>
        </w:tc>
      </w:tr>
      <w:tr w:rsidR="00475017" w:rsidTr="00475017">
        <w:tc>
          <w:tcPr>
            <w:tcW w:w="3369" w:type="dxa"/>
          </w:tcPr>
          <w:p w:rsidR="00475017" w:rsidRDefault="00475017" w:rsidP="00475017">
            <w:r w:rsidRPr="00475017">
              <w:t>javascript:modifyData(</w:t>
            </w:r>
            <w:r>
              <w:rPr>
                <w:rFonts w:hint="eastAsia"/>
              </w:rPr>
              <w:t>)</w:t>
            </w:r>
          </w:p>
        </w:tc>
        <w:tc>
          <w:tcPr>
            <w:tcW w:w="3969" w:type="dxa"/>
          </w:tcPr>
          <w:p w:rsidR="00475017" w:rsidRDefault="00475017" w:rsidP="00475017">
            <w:r>
              <w:rPr>
                <w:rFonts w:hint="eastAsia"/>
              </w:rPr>
              <w:t>点击修改后，调用</w:t>
            </w:r>
            <w:r w:rsidRPr="00475017">
              <w:t>modifyData(</w:t>
            </w:r>
            <w:r>
              <w:rPr>
                <w:rFonts w:hint="eastAsia"/>
              </w:rPr>
              <w:t>)</w:t>
            </w:r>
            <w:r>
              <w:rPr>
                <w:rFonts w:hint="eastAsia"/>
              </w:rPr>
              <w:t>函数，打开</w:t>
            </w:r>
            <w:r>
              <w:rPr>
                <w:rFonts w:hint="eastAsia"/>
              </w:rPr>
              <w:t>DataQuery/ModifyOriginalForm.jsp</w:t>
            </w:r>
            <w:r>
              <w:rPr>
                <w:rFonts w:hint="eastAsia"/>
              </w:rPr>
              <w:t>页面</w:t>
            </w:r>
          </w:p>
        </w:tc>
        <w:tc>
          <w:tcPr>
            <w:tcW w:w="1184" w:type="dxa"/>
          </w:tcPr>
          <w:p w:rsidR="00475017" w:rsidRDefault="00475017" w:rsidP="00C00019">
            <w:pPr>
              <w:ind w:firstLine="420"/>
            </w:pPr>
          </w:p>
        </w:tc>
      </w:tr>
      <w:tr w:rsidR="00475017" w:rsidTr="00475017">
        <w:tc>
          <w:tcPr>
            <w:tcW w:w="3369" w:type="dxa"/>
          </w:tcPr>
          <w:p w:rsidR="002308D2" w:rsidRDefault="002308D2" w:rsidP="00C00019">
            <w:r>
              <w:rPr>
                <w:rFonts w:hint="eastAsia"/>
              </w:rPr>
              <w:t>DataQuery/ModifyOriginalForm.jsp</w:t>
            </w:r>
          </w:p>
        </w:tc>
        <w:tc>
          <w:tcPr>
            <w:tcW w:w="3969" w:type="dxa"/>
          </w:tcPr>
          <w:p w:rsidR="00475017" w:rsidRDefault="00475017" w:rsidP="00C00019">
            <w:r>
              <w:rPr>
                <w:rFonts w:hint="eastAsia"/>
              </w:rPr>
              <w:t>提供数据修改页面。修改完成后，点击提交，调用</w:t>
            </w:r>
            <w:r w:rsidRPr="00475017">
              <w:t>javascript:modifyOriginalProcess</w:t>
            </w:r>
          </w:p>
          <w:p w:rsidR="002308D2" w:rsidRDefault="00475017" w:rsidP="00C00019">
            <w:r w:rsidRPr="00475017">
              <w:t>('&lt;%=</w:t>
            </w:r>
            <w:proofErr w:type="gramStart"/>
            <w:r w:rsidRPr="00475017">
              <w:t>bh%</w:t>
            </w:r>
            <w:proofErr w:type="gramEnd"/>
            <w:r w:rsidRPr="00475017">
              <w:t>&gt;','&lt;%=type%&gt;')</w:t>
            </w:r>
          </w:p>
        </w:tc>
        <w:tc>
          <w:tcPr>
            <w:tcW w:w="1184" w:type="dxa"/>
          </w:tcPr>
          <w:p w:rsidR="002308D2" w:rsidRDefault="002308D2" w:rsidP="00C00019">
            <w:pPr>
              <w:ind w:firstLine="420"/>
            </w:pPr>
          </w:p>
        </w:tc>
      </w:tr>
      <w:tr w:rsidR="00475017" w:rsidTr="00475017">
        <w:tc>
          <w:tcPr>
            <w:tcW w:w="3369" w:type="dxa"/>
          </w:tcPr>
          <w:p w:rsidR="002308D2" w:rsidRDefault="00475017" w:rsidP="00C00019">
            <w:r>
              <w:rPr>
                <w:rFonts w:hint="eastAsia"/>
              </w:rPr>
              <w:t>DataQuery.js/</w:t>
            </w:r>
            <w:r w:rsidRPr="00475017">
              <w:t>javascript:modifyOriginalProcess</w:t>
            </w:r>
            <w:r>
              <w:t>（）</w:t>
            </w:r>
          </w:p>
        </w:tc>
        <w:tc>
          <w:tcPr>
            <w:tcW w:w="3969" w:type="dxa"/>
          </w:tcPr>
          <w:p w:rsidR="00475017" w:rsidRDefault="00475017" w:rsidP="00C00019">
            <w:r>
              <w:t>A</w:t>
            </w:r>
            <w:r>
              <w:rPr>
                <w:rFonts w:hint="eastAsia"/>
              </w:rPr>
              <w:t>jax</w:t>
            </w:r>
            <w:r>
              <w:rPr>
                <w:rFonts w:hint="eastAsia"/>
              </w:rPr>
              <w:t>异步发送数据到</w:t>
            </w:r>
            <w:r w:rsidRPr="00475017">
              <w:t>DataModify/</w:t>
            </w:r>
          </w:p>
          <w:p w:rsidR="002308D2" w:rsidRPr="00002CF2" w:rsidRDefault="00475017" w:rsidP="00C00019">
            <w:r w:rsidRPr="00475017">
              <w:t>ModifyOriginalProcess.jsp</w:t>
            </w:r>
            <w:r>
              <w:t>，</w:t>
            </w:r>
            <w:r>
              <w:rPr>
                <w:rFonts w:hint="eastAsia"/>
              </w:rPr>
              <w:t>修改结果以</w:t>
            </w:r>
            <w:r>
              <w:rPr>
                <w:rFonts w:hint="eastAsia"/>
              </w:rPr>
              <w:lastRenderedPageBreak/>
              <w:t>alert</w:t>
            </w:r>
            <w:r>
              <w:rPr>
                <w:rFonts w:hint="eastAsia"/>
              </w:rPr>
              <w:t>显示在页面上</w:t>
            </w:r>
          </w:p>
        </w:tc>
        <w:tc>
          <w:tcPr>
            <w:tcW w:w="1184" w:type="dxa"/>
          </w:tcPr>
          <w:p w:rsidR="002308D2" w:rsidRDefault="002308D2" w:rsidP="00C00019">
            <w:pPr>
              <w:ind w:firstLine="420"/>
            </w:pPr>
          </w:p>
        </w:tc>
      </w:tr>
      <w:tr w:rsidR="00475017" w:rsidTr="00475017">
        <w:tc>
          <w:tcPr>
            <w:tcW w:w="3369" w:type="dxa"/>
          </w:tcPr>
          <w:p w:rsidR="002308D2" w:rsidRDefault="00475017" w:rsidP="00C00019">
            <w:r w:rsidRPr="00475017">
              <w:lastRenderedPageBreak/>
              <w:t>ModifyOriginalProcess.jsp</w:t>
            </w:r>
          </w:p>
        </w:tc>
        <w:tc>
          <w:tcPr>
            <w:tcW w:w="3969" w:type="dxa"/>
          </w:tcPr>
          <w:p w:rsidR="002308D2" w:rsidRDefault="00475017" w:rsidP="00C00019">
            <w:r>
              <w:rPr>
                <w:rFonts w:hint="eastAsia"/>
              </w:rPr>
              <w:t>修改数据并返回修改成功与否</w:t>
            </w:r>
          </w:p>
        </w:tc>
        <w:tc>
          <w:tcPr>
            <w:tcW w:w="1184" w:type="dxa"/>
          </w:tcPr>
          <w:p w:rsidR="002308D2" w:rsidRDefault="002308D2" w:rsidP="00C00019">
            <w:pPr>
              <w:ind w:firstLine="420"/>
            </w:pPr>
          </w:p>
        </w:tc>
      </w:tr>
    </w:tbl>
    <w:p w:rsidR="00581226" w:rsidRDefault="00B65259" w:rsidP="00581226">
      <w:pPr>
        <w:pStyle w:val="2"/>
      </w:pPr>
      <w:bookmarkStart w:id="43" w:name="_Toc501961672"/>
      <w:r>
        <w:rPr>
          <w:rFonts w:hint="eastAsia"/>
        </w:rPr>
        <w:t>10.8</w:t>
      </w:r>
      <w:r w:rsidR="00581226">
        <w:rPr>
          <w:rFonts w:hint="eastAsia"/>
        </w:rPr>
        <w:t>数据导出</w:t>
      </w:r>
      <w:bookmarkEnd w:id="43"/>
    </w:p>
    <w:p w:rsidR="00581226" w:rsidRPr="00581226" w:rsidRDefault="00581226" w:rsidP="00581226">
      <w:pPr>
        <w:ind w:firstLineChars="200" w:firstLine="420"/>
      </w:pPr>
      <w:r>
        <w:rPr>
          <w:rFonts w:hint="eastAsia"/>
        </w:rPr>
        <w:t>数据导出的操作按钮位于查询结果中对应数据所在的行。点击导出按钮，完成数据导出。</w:t>
      </w:r>
    </w:p>
    <w:p w:rsidR="00581226" w:rsidRDefault="00581226" w:rsidP="00581226">
      <w:pPr>
        <w:widowControl/>
        <w:ind w:firstLine="420"/>
        <w:jc w:val="left"/>
      </w:pPr>
      <w:r>
        <w:rPr>
          <w:rFonts w:hint="eastAsia"/>
          <w:noProof/>
        </w:rPr>
        <mc:AlternateContent>
          <mc:Choice Requires="wps">
            <w:drawing>
              <wp:anchor distT="0" distB="0" distL="114300" distR="114300" simplePos="0" relativeHeight="251739136" behindDoc="0" locked="0" layoutInCell="1" allowOverlap="1" wp14:anchorId="63060735" wp14:editId="794F5B43">
                <wp:simplePos x="0" y="0"/>
                <wp:positionH relativeFrom="column">
                  <wp:posOffset>304800</wp:posOffset>
                </wp:positionH>
                <wp:positionV relativeFrom="paragraph">
                  <wp:posOffset>128270</wp:posOffset>
                </wp:positionV>
                <wp:extent cx="4810125" cy="981075"/>
                <wp:effectExtent l="0" t="0" r="28575" b="28575"/>
                <wp:wrapNone/>
                <wp:docPr id="312" name="文本框 312"/>
                <wp:cNvGraphicFramePr/>
                <a:graphic xmlns:a="http://schemas.openxmlformats.org/drawingml/2006/main">
                  <a:graphicData uri="http://schemas.microsoft.com/office/word/2010/wordprocessingShape">
                    <wps:wsp>
                      <wps:cNvSpPr txBox="1"/>
                      <wps:spPr>
                        <a:xfrm>
                          <a:off x="0" y="0"/>
                          <a:ext cx="4810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581226">
                            <w:pPr>
                              <w:ind w:firstLine="420"/>
                            </w:pPr>
                            <w:r w:rsidRPr="00581226">
                              <w:t>javascript:exportFile('&lt;%=bh%&gt;','&lt;%=type%&gt;','')</w:t>
                            </w:r>
                            <w:r>
                              <w:rPr>
                                <w:rFonts w:hint="eastAsia"/>
                              </w:rPr>
                              <w:t>：位于</w:t>
                            </w:r>
                            <w:r>
                              <w:rPr>
                                <w:rFonts w:hint="eastAsia"/>
                              </w:rPr>
                              <w:t>js/DataManage/DataQuery.</w:t>
                            </w:r>
                            <w:proofErr w:type="gramStart"/>
                            <w:r>
                              <w:rPr>
                                <w:rFonts w:hint="eastAsia"/>
                              </w:rPr>
                              <w:t>js</w:t>
                            </w:r>
                            <w:proofErr w:type="gramEnd"/>
                          </w:p>
                          <w:p w:rsidR="00C8374F" w:rsidRDefault="00C8374F" w:rsidP="00581226">
                            <w:pPr>
                              <w:ind w:firstLine="420"/>
                            </w:pPr>
                            <w:r>
                              <w:rPr>
                                <w:rFonts w:hint="eastAsia"/>
                              </w:rPr>
                              <w:t>进入</w:t>
                            </w:r>
                            <w:r w:rsidRPr="00581226">
                              <w:t>DataQuery/ExportServlet</w:t>
                            </w:r>
                            <w:r>
                              <w:rPr>
                                <w:rFonts w:hint="eastAsia"/>
                              </w:rPr>
                              <w:t>.java,</w:t>
                            </w:r>
                            <w:r>
                              <w:rPr>
                                <w:rFonts w:hint="eastAsia"/>
                              </w:rPr>
                              <w:t>并传递要导出的数据信息。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2" o:spid="_x0000_s1057" type="#_x0000_t202" style="position:absolute;left:0;text-align:left;margin-left:24pt;margin-top:10.1pt;width:378.75pt;height:7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" fillcolor="white [3201]" strokeweight=".5pt">
                <v:textbox>
                  <w:txbxContent>
                    <w:p w:rsidR="00696E03" w:rsidRDefault="00696E03" w:rsidP="00581226">
                      <w:pPr>
                        <w:ind w:firstLine="420"/>
                      </w:pPr>
                      <w:r w:rsidRPr="00581226">
                        <w:t>javascript:exportFile('&lt;%=bh%&gt;','&lt;%=type%&gt;','')</w:t>
                      </w:r>
                      <w:r>
                        <w:rPr>
                          <w:rFonts w:hint="eastAsia"/>
                        </w:rPr>
                        <w:t>：位于</w:t>
                      </w:r>
                      <w:r>
                        <w:rPr>
                          <w:rFonts w:hint="eastAsia"/>
                        </w:rPr>
                        <w:t>js/DataManage/DataQuery.</w:t>
                      </w:r>
                      <w:proofErr w:type="gramStart"/>
                      <w:r>
                        <w:rPr>
                          <w:rFonts w:hint="eastAsia"/>
                        </w:rPr>
                        <w:t>js</w:t>
                      </w:r>
                      <w:proofErr w:type="gramEnd"/>
                    </w:p>
                    <w:p w:rsidR="00696E03" w:rsidRDefault="00696E03" w:rsidP="00581226">
                      <w:pPr>
                        <w:ind w:firstLine="420"/>
                      </w:pPr>
                      <w:r>
                        <w:rPr>
                          <w:rFonts w:hint="eastAsia"/>
                        </w:rPr>
                        <w:t>进入</w:t>
                      </w:r>
                      <w:r w:rsidRPr="00581226">
                        <w:t>DataQuery/ExportServlet</w:t>
                      </w:r>
                      <w:r>
                        <w:rPr>
                          <w:rFonts w:hint="eastAsia"/>
                        </w:rPr>
                        <w:t>.java,</w:t>
                      </w:r>
                      <w:r>
                        <w:rPr>
                          <w:rFonts w:hint="eastAsia"/>
                        </w:rPr>
                        <w:t>并传递要导出的数据信息。</w:t>
                      </w:r>
                    </w:p>
                  </w:txbxContent>
                </v:textbox>
              </v:shape>
            </w:pict>
          </mc:Fallback>
        </mc:AlternateContent>
      </w: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r>
        <w:rPr>
          <w:rFonts w:hint="eastAsia"/>
          <w:noProof/>
        </w:rPr>
        <mc:AlternateContent>
          <mc:Choice Requires="wps">
            <w:drawing>
              <wp:anchor distT="0" distB="0" distL="114300" distR="114300" simplePos="0" relativeHeight="251740160" behindDoc="0" locked="0" layoutInCell="1" allowOverlap="1" wp14:anchorId="746CFF77" wp14:editId="14916840">
                <wp:simplePos x="0" y="0"/>
                <wp:positionH relativeFrom="column">
                  <wp:posOffset>304800</wp:posOffset>
                </wp:positionH>
                <wp:positionV relativeFrom="paragraph">
                  <wp:posOffset>6350</wp:posOffset>
                </wp:positionV>
                <wp:extent cx="4810125" cy="733425"/>
                <wp:effectExtent l="0" t="0" r="28575" b="28575"/>
                <wp:wrapNone/>
                <wp:docPr id="313" name="文本框 313"/>
                <wp:cNvGraphicFramePr/>
                <a:graphic xmlns:a="http://schemas.openxmlformats.org/drawingml/2006/main">
                  <a:graphicData uri="http://schemas.microsoft.com/office/word/2010/wordprocessingShape">
                    <wps:wsp>
                      <wps:cNvSpPr txBox="1"/>
                      <wps:spPr>
                        <a:xfrm>
                          <a:off x="0" y="0"/>
                          <a:ext cx="48101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581226">
                            <w:pPr>
                              <w:ind w:firstLine="420"/>
                            </w:pPr>
                            <w:r w:rsidRPr="00581226">
                              <w:t>DataQuery/ExportServlet</w:t>
                            </w:r>
                            <w:r>
                              <w:rPr>
                                <w:rFonts w:hint="eastAsia"/>
                              </w:rPr>
                              <w:t>.java</w:t>
                            </w:r>
                          </w:p>
                          <w:p w:rsidR="00C8374F" w:rsidRPr="00412F44" w:rsidRDefault="00C8374F" w:rsidP="00581226">
                            <w:pPr>
                              <w:ind w:firstLine="420"/>
                            </w:pPr>
                            <w:r>
                              <w:rPr>
                                <w:rFonts w:hint="eastAsia"/>
                              </w:rPr>
                              <w:t>从响应的数据库里取出文件，流出到客户端。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3" o:spid="_x0000_s1058" type="#_x0000_t202" style="position:absolute;left:0;text-align:left;margin-left:24pt;margin-top:.5pt;width:378.75pt;height:57.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" fillcolor="white [3201]" strokeweight=".5pt">
                <v:textbox>
                  <w:txbxContent>
                    <w:p w:rsidR="00696E03" w:rsidRDefault="00696E03" w:rsidP="00581226">
                      <w:pPr>
                        <w:ind w:firstLine="420"/>
                      </w:pPr>
                      <w:r w:rsidRPr="00581226">
                        <w:t>DataQuery/ExportServlet</w:t>
                      </w:r>
                      <w:r>
                        <w:rPr>
                          <w:rFonts w:hint="eastAsia"/>
                        </w:rPr>
                        <w:t>.java</w:t>
                      </w:r>
                    </w:p>
                    <w:p w:rsidR="00696E03" w:rsidRPr="00412F44" w:rsidRDefault="00696E03" w:rsidP="00581226">
                      <w:pPr>
                        <w:ind w:firstLine="420"/>
                      </w:pPr>
                      <w:r>
                        <w:rPr>
                          <w:rFonts w:hint="eastAsia"/>
                        </w:rPr>
                        <w:t>从响应的数据库里取出文件，流出到客户端。</w:t>
                      </w:r>
                    </w:p>
                  </w:txbxContent>
                </v:textbox>
              </v:shape>
            </w:pict>
          </mc:Fallback>
        </mc:AlternateContent>
      </w: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Pr="00817A0C" w:rsidRDefault="00B65259" w:rsidP="00B3539E">
      <w:pPr>
        <w:pStyle w:val="2"/>
      </w:pPr>
      <w:bookmarkStart w:id="44" w:name="_Toc501961673"/>
      <w:r>
        <w:rPr>
          <w:rFonts w:hint="eastAsia"/>
        </w:rPr>
        <w:t>10.9</w:t>
      </w:r>
      <w:r w:rsidR="00581226">
        <w:rPr>
          <w:rFonts w:hint="eastAsia"/>
        </w:rPr>
        <w:t>数据删除</w:t>
      </w:r>
      <w:bookmarkEnd w:id="44"/>
    </w:p>
    <w:p w:rsidR="00581226" w:rsidRPr="00581226" w:rsidRDefault="00581226" w:rsidP="00581226">
      <w:pPr>
        <w:ind w:firstLineChars="200" w:firstLine="420"/>
      </w:pPr>
      <w:r>
        <w:rPr>
          <w:rFonts w:hint="eastAsia"/>
        </w:rPr>
        <w:t>数据删除的操作按钮位于查询结果中对应数据所在的行。点击删除按钮，完成数据删除。</w:t>
      </w:r>
    </w:p>
    <w:p w:rsidR="00581226" w:rsidRDefault="00581226" w:rsidP="00581226">
      <w:pPr>
        <w:widowControl/>
        <w:ind w:firstLine="420"/>
        <w:jc w:val="left"/>
      </w:pPr>
      <w:r>
        <w:rPr>
          <w:rFonts w:hint="eastAsia"/>
          <w:noProof/>
        </w:rPr>
        <mc:AlternateContent>
          <mc:Choice Requires="wps">
            <w:drawing>
              <wp:anchor distT="0" distB="0" distL="114300" distR="114300" simplePos="0" relativeHeight="251742208" behindDoc="0" locked="0" layoutInCell="1" allowOverlap="1" wp14:anchorId="29592802" wp14:editId="5C609683">
                <wp:simplePos x="0" y="0"/>
                <wp:positionH relativeFrom="column">
                  <wp:posOffset>304800</wp:posOffset>
                </wp:positionH>
                <wp:positionV relativeFrom="paragraph">
                  <wp:posOffset>128270</wp:posOffset>
                </wp:positionV>
                <wp:extent cx="4810125" cy="981075"/>
                <wp:effectExtent l="0" t="0" r="28575" b="28575"/>
                <wp:wrapNone/>
                <wp:docPr id="314" name="文本框 314"/>
                <wp:cNvGraphicFramePr/>
                <a:graphic xmlns:a="http://schemas.openxmlformats.org/drawingml/2006/main">
                  <a:graphicData uri="http://schemas.microsoft.com/office/word/2010/wordprocessingShape">
                    <wps:wsp>
                      <wps:cNvSpPr txBox="1"/>
                      <wps:spPr>
                        <a:xfrm>
                          <a:off x="0" y="0"/>
                          <a:ext cx="4810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581226">
                            <w:pPr>
                              <w:ind w:firstLine="420"/>
                            </w:pPr>
                            <w:r w:rsidRPr="00581226">
                              <w:t>javascript:deleteData('&lt;%=bh%&gt;','&lt;%=type %&gt;','')</w:t>
                            </w:r>
                            <w:r>
                              <w:rPr>
                                <w:rFonts w:hint="eastAsia"/>
                              </w:rPr>
                              <w:t>：位于</w:t>
                            </w:r>
                            <w:r>
                              <w:rPr>
                                <w:rFonts w:hint="eastAsia"/>
                              </w:rPr>
                              <w:t>js/DataManage/DataQuery.</w:t>
                            </w:r>
                            <w:proofErr w:type="gramStart"/>
                            <w:r>
                              <w:rPr>
                                <w:rFonts w:hint="eastAsia"/>
                              </w:rPr>
                              <w:t>js</w:t>
                            </w:r>
                            <w:proofErr w:type="gramEnd"/>
                          </w:p>
                          <w:p w:rsidR="00C8374F" w:rsidRDefault="00C8374F" w:rsidP="00581226">
                            <w:pPr>
                              <w:ind w:firstLine="420"/>
                            </w:pPr>
                            <w:r>
                              <w:rPr>
                                <w:rFonts w:hint="eastAsia"/>
                              </w:rPr>
                              <w:t>弹出确认删除对话框，确认后异步传递参数进入</w:t>
                            </w:r>
                            <w:r w:rsidRPr="00AE0C9E">
                              <w:t>DataQuery/DeleteData.jsp</w:t>
                            </w:r>
                            <w:r>
                              <w:rPr>
                                <w:rFonts w:hint="eastAsia"/>
                              </w:rPr>
                              <w:t>，返回结果以</w:t>
                            </w:r>
                            <w:r>
                              <w:rPr>
                                <w:rFonts w:hint="eastAsia"/>
                              </w:rPr>
                              <w:t>alert</w:t>
                            </w:r>
                            <w:r>
                              <w:rPr>
                                <w:rFonts w:hint="eastAsia"/>
                              </w:rPr>
                              <w:t>显示在页面上。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59" type="#_x0000_t202" style="position:absolute;left:0;text-align:left;margin-left:24pt;margin-top:10.1pt;width:378.75pt;height:77.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" fillcolor="white [3201]" strokeweight=".5pt">
                <v:textbox>
                  <w:txbxContent>
                    <w:p w:rsidR="00696E03" w:rsidRDefault="00696E03" w:rsidP="00581226">
                      <w:pPr>
                        <w:ind w:firstLine="420"/>
                      </w:pPr>
                      <w:r w:rsidRPr="00581226">
                        <w:t>javascript:deleteData('&lt;%=bh%&gt;','&lt;%=type %&gt;','')</w:t>
                      </w:r>
                      <w:r>
                        <w:rPr>
                          <w:rFonts w:hint="eastAsia"/>
                        </w:rPr>
                        <w:t>：位于</w:t>
                      </w:r>
                      <w:r>
                        <w:rPr>
                          <w:rFonts w:hint="eastAsia"/>
                        </w:rPr>
                        <w:t>js/DataManage/DataQuery.</w:t>
                      </w:r>
                      <w:proofErr w:type="gramStart"/>
                      <w:r>
                        <w:rPr>
                          <w:rFonts w:hint="eastAsia"/>
                        </w:rPr>
                        <w:t>js</w:t>
                      </w:r>
                      <w:proofErr w:type="gramEnd"/>
                    </w:p>
                    <w:p w:rsidR="00696E03" w:rsidRDefault="00696E03" w:rsidP="00581226">
                      <w:pPr>
                        <w:ind w:firstLine="420"/>
                      </w:pPr>
                      <w:r>
                        <w:rPr>
                          <w:rFonts w:hint="eastAsia"/>
                        </w:rPr>
                        <w:t>弹出确认删除对话框，确认后异步传递参数进入</w:t>
                      </w:r>
                      <w:r w:rsidRPr="00AE0C9E">
                        <w:t>DataQuery/DeleteData.jsp</w:t>
                      </w:r>
                      <w:r>
                        <w:rPr>
                          <w:rFonts w:hint="eastAsia"/>
                        </w:rPr>
                        <w:t>，返回结果以</w:t>
                      </w:r>
                      <w:r>
                        <w:rPr>
                          <w:rFonts w:hint="eastAsia"/>
                        </w:rPr>
                        <w:t>alert</w:t>
                      </w:r>
                      <w:r>
                        <w:rPr>
                          <w:rFonts w:hint="eastAsia"/>
                        </w:rPr>
                        <w:t>显示在页面上。</w:t>
                      </w:r>
                    </w:p>
                  </w:txbxContent>
                </v:textbox>
              </v:shape>
            </w:pict>
          </mc:Fallback>
        </mc:AlternateContent>
      </w: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p>
    <w:p w:rsidR="00581226" w:rsidRDefault="00581226" w:rsidP="00581226">
      <w:pPr>
        <w:widowControl/>
        <w:ind w:firstLine="420"/>
        <w:jc w:val="left"/>
      </w:pPr>
      <w:r>
        <w:rPr>
          <w:rFonts w:hint="eastAsia"/>
          <w:noProof/>
        </w:rPr>
        <mc:AlternateContent>
          <mc:Choice Requires="wps">
            <w:drawing>
              <wp:anchor distT="0" distB="0" distL="114300" distR="114300" simplePos="0" relativeHeight="251743232" behindDoc="0" locked="0" layoutInCell="1" allowOverlap="1" wp14:anchorId="007B0BDE" wp14:editId="0B82E2D2">
                <wp:simplePos x="0" y="0"/>
                <wp:positionH relativeFrom="column">
                  <wp:posOffset>304800</wp:posOffset>
                </wp:positionH>
                <wp:positionV relativeFrom="paragraph">
                  <wp:posOffset>6350</wp:posOffset>
                </wp:positionV>
                <wp:extent cx="4810125" cy="733425"/>
                <wp:effectExtent l="0" t="0" r="28575" b="28575"/>
                <wp:wrapNone/>
                <wp:docPr id="315" name="文本框 315"/>
                <wp:cNvGraphicFramePr/>
                <a:graphic xmlns:a="http://schemas.openxmlformats.org/drawingml/2006/main">
                  <a:graphicData uri="http://schemas.microsoft.com/office/word/2010/wordprocessingShape">
                    <wps:wsp>
                      <wps:cNvSpPr txBox="1"/>
                      <wps:spPr>
                        <a:xfrm>
                          <a:off x="0" y="0"/>
                          <a:ext cx="4810125"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581226">
                            <w:pPr>
                              <w:ind w:firstLine="420"/>
                            </w:pPr>
                            <w:r w:rsidRPr="00AE0C9E">
                              <w:t>DataQuery/DeleteData.jsp</w:t>
                            </w:r>
                          </w:p>
                          <w:p w:rsidR="00C8374F" w:rsidRPr="00412F44" w:rsidRDefault="00C8374F" w:rsidP="00581226">
                            <w:pPr>
                              <w:ind w:firstLine="420"/>
                            </w:pPr>
                            <w:r>
                              <w:rPr>
                                <w:rFonts w:hint="eastAsia"/>
                              </w:rPr>
                              <w:t>根据数据类型的不同，调用不同的</w:t>
                            </w:r>
                            <w:r>
                              <w:rPr>
                                <w:rFonts w:hint="eastAsia"/>
                              </w:rPr>
                              <w:t>Handle</w:t>
                            </w:r>
                            <w:r>
                              <w:rPr>
                                <w:rFonts w:hint="eastAsia"/>
                              </w:rPr>
                              <w:t>类中不同的函数删除数据。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60" type="#_x0000_t202" style="position:absolute;left:0;text-align:left;margin-left:24pt;margin-top:.5pt;width:378.75pt;height:57.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" fillcolor="white [3201]" strokeweight=".5pt">
                <v:textbox>
                  <w:txbxContent>
                    <w:p w:rsidR="00696E03" w:rsidRDefault="00696E03" w:rsidP="00581226">
                      <w:pPr>
                        <w:ind w:firstLine="420"/>
                      </w:pPr>
                      <w:r w:rsidRPr="00AE0C9E">
                        <w:t>DataQuery/DeleteData.jsp</w:t>
                      </w:r>
                    </w:p>
                    <w:p w:rsidR="00696E03" w:rsidRPr="00412F44" w:rsidRDefault="00696E03" w:rsidP="00581226">
                      <w:pPr>
                        <w:ind w:firstLine="420"/>
                      </w:pPr>
                      <w:r>
                        <w:rPr>
                          <w:rFonts w:hint="eastAsia"/>
                        </w:rPr>
                        <w:t>根据数据类型的不同，调用不同的</w:t>
                      </w:r>
                      <w:r>
                        <w:rPr>
                          <w:rFonts w:hint="eastAsia"/>
                        </w:rPr>
                        <w:t>Handle</w:t>
                      </w:r>
                      <w:r>
                        <w:rPr>
                          <w:rFonts w:hint="eastAsia"/>
                        </w:rPr>
                        <w:t>类中不同的函数删除数据。</w:t>
                      </w:r>
                    </w:p>
                  </w:txbxContent>
                </v:textbox>
              </v:shape>
            </w:pict>
          </mc:Fallback>
        </mc:AlternateContent>
      </w:r>
    </w:p>
    <w:p w:rsidR="00581226" w:rsidRDefault="00581226" w:rsidP="00581226">
      <w:pPr>
        <w:widowControl/>
        <w:ind w:firstLine="420"/>
        <w:jc w:val="left"/>
      </w:pPr>
    </w:p>
    <w:p w:rsidR="00581226" w:rsidRDefault="00581226" w:rsidP="00581226">
      <w:pPr>
        <w:widowControl/>
        <w:ind w:firstLine="420"/>
        <w:jc w:val="left"/>
      </w:pPr>
    </w:p>
    <w:p w:rsidR="00581226" w:rsidRPr="00581226" w:rsidRDefault="00581226" w:rsidP="00581226"/>
    <w:p w:rsidR="00581226" w:rsidRDefault="00B65259" w:rsidP="00C00019">
      <w:pPr>
        <w:pStyle w:val="2"/>
      </w:pPr>
      <w:bookmarkStart w:id="45" w:name="_Toc501961674"/>
      <w:r>
        <w:rPr>
          <w:rFonts w:hint="eastAsia"/>
        </w:rPr>
        <w:t>10.10</w:t>
      </w:r>
      <w:r w:rsidR="00C00019">
        <w:rPr>
          <w:rFonts w:hint="eastAsia"/>
        </w:rPr>
        <w:t>原始监测数据播放</w:t>
      </w:r>
      <w:bookmarkEnd w:id="45"/>
    </w:p>
    <w:p w:rsidR="00C00019" w:rsidRDefault="00C00019" w:rsidP="00C00019">
      <w:pPr>
        <w:ind w:firstLineChars="200" w:firstLine="420"/>
      </w:pPr>
      <w:r>
        <w:rPr>
          <w:rFonts w:hint="eastAsia"/>
        </w:rPr>
        <w:t>原始监测数据播放的操作按钮位于查询结果中对应数据所在的行。点击播放按钮，完成数据播放。</w:t>
      </w:r>
    </w:p>
    <w:p w:rsidR="00C00019" w:rsidRDefault="00C00019" w:rsidP="00C00019">
      <w:pPr>
        <w:ind w:firstLineChars="200" w:firstLine="420"/>
      </w:pPr>
      <w:r>
        <w:rPr>
          <w:rFonts w:hint="eastAsia"/>
        </w:rPr>
        <w:t>以单频监测原始监测数据播放为例，频段扫描原始监测数据播放类似。页面布局如下图所示。</w:t>
      </w:r>
    </w:p>
    <w:p w:rsidR="00C00019" w:rsidRDefault="00C00019" w:rsidP="00C00019">
      <w:pPr>
        <w:keepNext/>
        <w:ind w:firstLineChars="200" w:firstLine="420"/>
      </w:pPr>
      <w:r>
        <w:rPr>
          <w:noProof/>
        </w:rPr>
        <w:lastRenderedPageBreak/>
        <w:drawing>
          <wp:inline distT="0" distB="0" distL="0" distR="0" wp14:anchorId="37445B59" wp14:editId="54712821">
            <wp:extent cx="5274310" cy="2968631"/>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68631"/>
                    </a:xfrm>
                    <a:prstGeom prst="rect">
                      <a:avLst/>
                    </a:prstGeom>
                  </pic:spPr>
                </pic:pic>
              </a:graphicData>
            </a:graphic>
          </wp:inline>
        </w:drawing>
      </w:r>
    </w:p>
    <w:p w:rsidR="00C00019" w:rsidRPr="00C00019" w:rsidRDefault="00C00019" w:rsidP="00C00019">
      <w:pPr>
        <w:pStyle w:val="ac"/>
      </w:pPr>
      <w:r w:rsidRPr="00C00019">
        <w:rPr>
          <w:rFonts w:hint="eastAsia"/>
        </w:rPr>
        <w:t>图</w:t>
      </w:r>
      <w:r w:rsidRPr="00C00019">
        <w:rPr>
          <w:rFonts w:hint="eastAsia"/>
        </w:rPr>
        <w:t xml:space="preserve"> </w:t>
      </w:r>
      <w:r w:rsidRPr="00C00019">
        <w:fldChar w:fldCharType="begin"/>
      </w:r>
      <w:r w:rsidRPr="00C00019">
        <w:instrText xml:space="preserve"> </w:instrText>
      </w:r>
      <w:r w:rsidRPr="00C00019">
        <w:rPr>
          <w:rFonts w:hint="eastAsia"/>
        </w:rPr>
        <w:instrText xml:space="preserve">SEQ </w:instrText>
      </w:r>
      <w:r w:rsidRPr="00C00019">
        <w:rPr>
          <w:rFonts w:hint="eastAsia"/>
        </w:rPr>
        <w:instrText>图</w:instrText>
      </w:r>
      <w:r w:rsidRPr="00C00019">
        <w:rPr>
          <w:rFonts w:hint="eastAsia"/>
        </w:rPr>
        <w:instrText xml:space="preserve"> \* ARABIC</w:instrText>
      </w:r>
      <w:r w:rsidRPr="00C00019">
        <w:instrText xml:space="preserve"> </w:instrText>
      </w:r>
      <w:r w:rsidRPr="00C00019">
        <w:fldChar w:fldCharType="separate"/>
      </w:r>
      <w:r w:rsidR="000A2991">
        <w:rPr>
          <w:noProof/>
        </w:rPr>
        <w:t>14</w:t>
      </w:r>
      <w:r w:rsidRPr="00C00019">
        <w:fldChar w:fldCharType="end"/>
      </w:r>
      <w:r w:rsidRPr="00C00019">
        <w:rPr>
          <w:rFonts w:hint="eastAsia"/>
        </w:rPr>
        <w:t xml:space="preserve"> </w:t>
      </w:r>
      <w:r w:rsidRPr="00C00019">
        <w:rPr>
          <w:rFonts w:hint="eastAsia"/>
        </w:rPr>
        <w:t>原始监测数据播放</w:t>
      </w:r>
    </w:p>
    <w:p w:rsidR="00C00019" w:rsidRDefault="00C00019" w:rsidP="00C00019">
      <w:pPr>
        <w:widowControl/>
        <w:ind w:firstLine="420"/>
        <w:jc w:val="left"/>
      </w:pPr>
      <w:r>
        <w:rPr>
          <w:rFonts w:hint="eastAsia"/>
          <w:noProof/>
        </w:rPr>
        <mc:AlternateContent>
          <mc:Choice Requires="wps">
            <w:drawing>
              <wp:anchor distT="0" distB="0" distL="114300" distR="114300" simplePos="0" relativeHeight="251745280" behindDoc="0" locked="0" layoutInCell="1" allowOverlap="1" wp14:anchorId="141D6477" wp14:editId="46A3E0FA">
                <wp:simplePos x="0" y="0"/>
                <wp:positionH relativeFrom="column">
                  <wp:posOffset>304800</wp:posOffset>
                </wp:positionH>
                <wp:positionV relativeFrom="paragraph">
                  <wp:posOffset>128270</wp:posOffset>
                </wp:positionV>
                <wp:extent cx="4810125" cy="981075"/>
                <wp:effectExtent l="0" t="0" r="28575" b="28575"/>
                <wp:wrapNone/>
                <wp:docPr id="3" name="文本框 3"/>
                <wp:cNvGraphicFramePr/>
                <a:graphic xmlns:a="http://schemas.openxmlformats.org/drawingml/2006/main">
                  <a:graphicData uri="http://schemas.microsoft.com/office/word/2010/wordprocessingShape">
                    <wps:wsp>
                      <wps:cNvSpPr txBox="1"/>
                      <wps:spPr>
                        <a:xfrm>
                          <a:off x="0" y="0"/>
                          <a:ext cx="4810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C00019">
                            <w:pPr>
                              <w:ind w:firstLine="420"/>
                            </w:pPr>
                            <w:r w:rsidRPr="00C00019">
                              <w:t>javascript:dpjcPlay('&lt;%=bh%&gt;','&lt;%=type %&gt;')</w:t>
                            </w:r>
                            <w:r>
                              <w:rPr>
                                <w:rFonts w:hint="eastAsia"/>
                              </w:rPr>
                              <w:t>：位于</w:t>
                            </w:r>
                            <w:r>
                              <w:rPr>
                                <w:rFonts w:hint="eastAsia"/>
                              </w:rPr>
                              <w:t>js/DataManage/DataQuery.</w:t>
                            </w:r>
                            <w:proofErr w:type="gramStart"/>
                            <w:r>
                              <w:rPr>
                                <w:rFonts w:hint="eastAsia"/>
                              </w:rPr>
                              <w:t>js</w:t>
                            </w:r>
                            <w:proofErr w:type="gramEnd"/>
                          </w:p>
                          <w:p w:rsidR="00C8374F" w:rsidRDefault="00C8374F" w:rsidP="00C00019">
                            <w:pPr>
                              <w:ind w:firstLine="420"/>
                            </w:pPr>
                            <w:r>
                              <w:rPr>
                                <w:rFonts w:hint="eastAsia"/>
                              </w:rPr>
                              <w:t>跳转到</w:t>
                            </w:r>
                            <w:r w:rsidRPr="00C00019">
                              <w:t>DataQuery/ DPJCPlay.jsp</w:t>
                            </w:r>
                            <w:r>
                              <w:rPr>
                                <w:rFonts w:hint="eastAsia"/>
                              </w:rPr>
                              <w:t>并传递要播放的数据的类型和编号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 o:spid="_x0000_s1061" type="#_x0000_t202" style="position:absolute;left:0;text-align:left;margin-left:24pt;margin-top:10.1pt;width:378.75pt;height:7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" fillcolor="white [3201]" strokeweight=".5pt">
                <v:textbox>
                  <w:txbxContent>
                    <w:p w:rsidR="00696E03" w:rsidRDefault="00696E03" w:rsidP="00C00019">
                      <w:pPr>
                        <w:ind w:firstLine="420"/>
                      </w:pPr>
                      <w:r w:rsidRPr="00C00019">
                        <w:t>javascript:dpjcPlay('&lt;%=bh%&gt;','&lt;%=type %&gt;')</w:t>
                      </w:r>
                      <w:r>
                        <w:rPr>
                          <w:rFonts w:hint="eastAsia"/>
                        </w:rPr>
                        <w:t>：位于</w:t>
                      </w:r>
                      <w:r>
                        <w:rPr>
                          <w:rFonts w:hint="eastAsia"/>
                        </w:rPr>
                        <w:t>js/DataManage/DataQuery.</w:t>
                      </w:r>
                      <w:proofErr w:type="gramStart"/>
                      <w:r>
                        <w:rPr>
                          <w:rFonts w:hint="eastAsia"/>
                        </w:rPr>
                        <w:t>js</w:t>
                      </w:r>
                      <w:proofErr w:type="gramEnd"/>
                    </w:p>
                    <w:p w:rsidR="00696E03" w:rsidRDefault="00696E03" w:rsidP="00C00019">
                      <w:pPr>
                        <w:ind w:firstLine="420"/>
                      </w:pPr>
                      <w:r>
                        <w:rPr>
                          <w:rFonts w:hint="eastAsia"/>
                        </w:rPr>
                        <w:t>跳转到</w:t>
                      </w:r>
                      <w:r w:rsidRPr="00C00019">
                        <w:t>DataQuery/ DPJCPlay.jsp</w:t>
                      </w:r>
                      <w:r>
                        <w:rPr>
                          <w:rFonts w:hint="eastAsia"/>
                        </w:rPr>
                        <w:t>并传递要播放的数据的类型和编号</w:t>
                      </w:r>
                    </w:p>
                  </w:txbxContent>
                </v:textbox>
              </v:shape>
            </w:pict>
          </mc:Fallback>
        </mc:AlternateContent>
      </w: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r>
        <w:rPr>
          <w:rFonts w:hint="eastAsia"/>
          <w:noProof/>
        </w:rPr>
        <mc:AlternateContent>
          <mc:Choice Requires="wps">
            <w:drawing>
              <wp:anchor distT="0" distB="0" distL="114300" distR="114300" simplePos="0" relativeHeight="251746304" behindDoc="0" locked="0" layoutInCell="1" allowOverlap="1" wp14:anchorId="17FAB60F" wp14:editId="08270BC2">
                <wp:simplePos x="0" y="0"/>
                <wp:positionH relativeFrom="column">
                  <wp:posOffset>304800</wp:posOffset>
                </wp:positionH>
                <wp:positionV relativeFrom="paragraph">
                  <wp:posOffset>5715</wp:posOffset>
                </wp:positionV>
                <wp:extent cx="4810125" cy="800100"/>
                <wp:effectExtent l="0" t="0" r="28575" b="19050"/>
                <wp:wrapNone/>
                <wp:docPr id="5" name="文本框 5"/>
                <wp:cNvGraphicFramePr/>
                <a:graphic xmlns:a="http://schemas.openxmlformats.org/drawingml/2006/main">
                  <a:graphicData uri="http://schemas.microsoft.com/office/word/2010/wordprocessingShape">
                    <wps:wsp>
                      <wps:cNvSpPr txBox="1"/>
                      <wps:spPr>
                        <a:xfrm>
                          <a:off x="0" y="0"/>
                          <a:ext cx="4810125"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C00019">
                            <w:pPr>
                              <w:ind w:firstLine="420"/>
                            </w:pPr>
                            <w:r w:rsidRPr="00C00019">
                              <w:t>DataQuery/ DPJCPlay.jsp</w:t>
                            </w:r>
                          </w:p>
                          <w:p w:rsidR="00C8374F" w:rsidRPr="00412F44" w:rsidRDefault="00C8374F" w:rsidP="00C00019">
                            <w:pPr>
                              <w:ind w:firstLine="420"/>
                            </w:pPr>
                            <w:r>
                              <w:rPr>
                                <w:rFonts w:hint="eastAsia"/>
                              </w:rPr>
                              <w:t>从原始监测数据表中获取时间频率场强等信息，使用</w:t>
                            </w:r>
                            <w:r w:rsidRPr="00C00019">
                              <w:t>Highcharts</w:t>
                            </w:r>
                            <w:r>
                              <w:rPr>
                                <w:rFonts w:hint="eastAsia"/>
                              </w:rPr>
                              <w:t>将这些信息进行播放。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 o:spid="_x0000_s1062" type="#_x0000_t202" style="position:absolute;left:0;text-align:left;margin-left:24pt;margin-top:.45pt;width:378.75pt;height: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" fillcolor="white [3201]" strokeweight=".5pt">
                <v:textbox>
                  <w:txbxContent>
                    <w:p w:rsidR="00696E03" w:rsidRDefault="00696E03" w:rsidP="00C00019">
                      <w:pPr>
                        <w:ind w:firstLine="420"/>
                      </w:pPr>
                      <w:r w:rsidRPr="00C00019">
                        <w:t>DataQuery/ DPJCPlay.jsp</w:t>
                      </w:r>
                    </w:p>
                    <w:p w:rsidR="00696E03" w:rsidRPr="00412F44" w:rsidRDefault="00696E03" w:rsidP="00C00019">
                      <w:pPr>
                        <w:ind w:firstLine="420"/>
                      </w:pPr>
                      <w:r>
                        <w:rPr>
                          <w:rFonts w:hint="eastAsia"/>
                        </w:rPr>
                        <w:t>从原始监测数据表中获取时间频率场强等信息，使用</w:t>
                      </w:r>
                      <w:r w:rsidRPr="00C00019">
                        <w:t>Highcharts</w:t>
                      </w:r>
                      <w:r>
                        <w:rPr>
                          <w:rFonts w:hint="eastAsia"/>
                        </w:rPr>
                        <w:t>将这些信息进行播放。</w:t>
                      </w:r>
                    </w:p>
                  </w:txbxContent>
                </v:textbox>
              </v:shape>
            </w:pict>
          </mc:Fallback>
        </mc:AlternateContent>
      </w:r>
    </w:p>
    <w:p w:rsidR="00C00019" w:rsidRDefault="00C00019" w:rsidP="00C00019">
      <w:pPr>
        <w:widowControl/>
        <w:ind w:firstLine="420"/>
        <w:jc w:val="left"/>
      </w:pPr>
    </w:p>
    <w:p w:rsidR="00C00019" w:rsidRDefault="00C00019" w:rsidP="00C00019">
      <w:pPr>
        <w:widowControl/>
        <w:ind w:firstLine="420"/>
        <w:jc w:val="left"/>
      </w:pPr>
    </w:p>
    <w:p w:rsidR="00C00019" w:rsidRPr="00581226" w:rsidRDefault="00C00019" w:rsidP="00C00019"/>
    <w:p w:rsidR="00581226" w:rsidRPr="00C00019" w:rsidRDefault="00581226" w:rsidP="00581226"/>
    <w:p w:rsidR="00C00019" w:rsidRPr="00D77630" w:rsidRDefault="00C00019" w:rsidP="00C00019">
      <w:pPr>
        <w:widowControl/>
        <w:ind w:firstLine="420"/>
        <w:jc w:val="left"/>
      </w:pPr>
      <w:r>
        <w:rPr>
          <w:rFonts w:hint="eastAsia"/>
        </w:rPr>
        <w:t>操作的数据表为原始监测数据索引表和原始监测数据表。</w:t>
      </w:r>
    </w:p>
    <w:p w:rsidR="00581226" w:rsidRPr="00C00019" w:rsidRDefault="00B65259" w:rsidP="00C00019">
      <w:pPr>
        <w:pStyle w:val="2"/>
      </w:pPr>
      <w:bookmarkStart w:id="46" w:name="_Toc501961675"/>
      <w:r>
        <w:rPr>
          <w:rFonts w:hint="eastAsia"/>
        </w:rPr>
        <w:t>10.11</w:t>
      </w:r>
      <w:r w:rsidR="00C00019">
        <w:rPr>
          <w:rFonts w:hint="eastAsia"/>
        </w:rPr>
        <w:t>占用度计算</w:t>
      </w:r>
      <w:bookmarkEnd w:id="46"/>
    </w:p>
    <w:p w:rsidR="00C00019" w:rsidRDefault="004E3022" w:rsidP="00C00019">
      <w:pPr>
        <w:ind w:firstLineChars="200" w:firstLine="420"/>
      </w:pPr>
      <w:r>
        <w:rPr>
          <w:rFonts w:hint="eastAsia"/>
        </w:rPr>
        <w:t>单频监测和频段扫描的</w:t>
      </w:r>
      <w:r w:rsidR="00C00019">
        <w:rPr>
          <w:rFonts w:hint="eastAsia"/>
        </w:rPr>
        <w:t>原始监测数据</w:t>
      </w:r>
      <w:r>
        <w:rPr>
          <w:rFonts w:hint="eastAsia"/>
        </w:rPr>
        <w:t>要进行占用度计算。占用度计算</w:t>
      </w:r>
      <w:r w:rsidR="00C00019">
        <w:rPr>
          <w:rFonts w:hint="eastAsia"/>
        </w:rPr>
        <w:t>的操作按钮位于查询结果中对应数据所在的行。点击</w:t>
      </w:r>
      <w:r>
        <w:rPr>
          <w:rFonts w:hint="eastAsia"/>
        </w:rPr>
        <w:t>计算按钮，完成数据计算</w:t>
      </w:r>
      <w:r w:rsidR="00C00019">
        <w:rPr>
          <w:rFonts w:hint="eastAsia"/>
        </w:rPr>
        <w:t>。</w:t>
      </w:r>
    </w:p>
    <w:p w:rsidR="00C00019" w:rsidRDefault="00C00019" w:rsidP="00C00019">
      <w:pPr>
        <w:ind w:firstLineChars="200" w:firstLine="420"/>
      </w:pPr>
      <w:r>
        <w:rPr>
          <w:rFonts w:hint="eastAsia"/>
        </w:rPr>
        <w:t>以</w:t>
      </w:r>
      <w:r w:rsidR="004E3022">
        <w:rPr>
          <w:rFonts w:hint="eastAsia"/>
        </w:rPr>
        <w:t>频段扫描</w:t>
      </w:r>
      <w:r>
        <w:rPr>
          <w:rFonts w:hint="eastAsia"/>
        </w:rPr>
        <w:t>原始监测数据</w:t>
      </w:r>
      <w:r w:rsidR="004E3022">
        <w:rPr>
          <w:rFonts w:hint="eastAsia"/>
        </w:rPr>
        <w:t>占用度计算</w:t>
      </w:r>
      <w:r>
        <w:rPr>
          <w:rFonts w:hint="eastAsia"/>
        </w:rPr>
        <w:t>为例，</w:t>
      </w:r>
      <w:r w:rsidR="004E3022">
        <w:rPr>
          <w:rFonts w:hint="eastAsia"/>
        </w:rPr>
        <w:t>单频检测</w:t>
      </w:r>
      <w:r>
        <w:rPr>
          <w:rFonts w:hint="eastAsia"/>
        </w:rPr>
        <w:t>原始监测数据</w:t>
      </w:r>
      <w:r w:rsidR="004E3022">
        <w:rPr>
          <w:rFonts w:hint="eastAsia"/>
        </w:rPr>
        <w:t>占用度计算</w:t>
      </w:r>
      <w:r>
        <w:rPr>
          <w:rFonts w:hint="eastAsia"/>
        </w:rPr>
        <w:t>类似。页面布局如下图所示。</w:t>
      </w:r>
    </w:p>
    <w:p w:rsidR="004E3022" w:rsidRDefault="004E3022" w:rsidP="004E3022">
      <w:pPr>
        <w:keepNext/>
        <w:ind w:firstLineChars="200" w:firstLine="420"/>
      </w:pPr>
      <w:r>
        <w:rPr>
          <w:noProof/>
        </w:rPr>
        <w:lastRenderedPageBreak/>
        <w:drawing>
          <wp:inline distT="0" distB="0" distL="0" distR="0" wp14:anchorId="5CFACEB1" wp14:editId="1CD84581">
            <wp:extent cx="3352800" cy="6219825"/>
            <wp:effectExtent l="0" t="0" r="0" b="952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2800" cy="6219825"/>
                    </a:xfrm>
                    <a:prstGeom prst="rect">
                      <a:avLst/>
                    </a:prstGeom>
                  </pic:spPr>
                </pic:pic>
              </a:graphicData>
            </a:graphic>
          </wp:inline>
        </w:drawing>
      </w:r>
    </w:p>
    <w:p w:rsidR="004E3022" w:rsidRPr="004E3022" w:rsidRDefault="004E3022" w:rsidP="004E3022">
      <w:pPr>
        <w:pStyle w:val="ac"/>
      </w:pPr>
      <w:r w:rsidRPr="004E3022">
        <w:rPr>
          <w:rFonts w:hint="eastAsia"/>
        </w:rPr>
        <w:t>图</w:t>
      </w:r>
      <w:r w:rsidRPr="004E3022">
        <w:rPr>
          <w:rFonts w:hint="eastAsia"/>
        </w:rPr>
        <w:t xml:space="preserve"> </w:t>
      </w:r>
      <w:r w:rsidRPr="004E3022">
        <w:fldChar w:fldCharType="begin"/>
      </w:r>
      <w:r w:rsidRPr="004E3022">
        <w:instrText xml:space="preserve"> </w:instrText>
      </w:r>
      <w:r w:rsidRPr="004E3022">
        <w:rPr>
          <w:rFonts w:hint="eastAsia"/>
        </w:rPr>
        <w:instrText xml:space="preserve">SEQ </w:instrText>
      </w:r>
      <w:r w:rsidRPr="004E3022">
        <w:rPr>
          <w:rFonts w:hint="eastAsia"/>
        </w:rPr>
        <w:instrText>图</w:instrText>
      </w:r>
      <w:r w:rsidRPr="004E3022">
        <w:rPr>
          <w:rFonts w:hint="eastAsia"/>
        </w:rPr>
        <w:instrText xml:space="preserve"> \* ARABIC</w:instrText>
      </w:r>
      <w:r w:rsidRPr="004E3022">
        <w:instrText xml:space="preserve"> </w:instrText>
      </w:r>
      <w:r w:rsidRPr="004E3022">
        <w:fldChar w:fldCharType="separate"/>
      </w:r>
      <w:r w:rsidR="000A2991">
        <w:rPr>
          <w:noProof/>
        </w:rPr>
        <w:t>15</w:t>
      </w:r>
      <w:r w:rsidRPr="004E3022">
        <w:fldChar w:fldCharType="end"/>
      </w:r>
      <w:r w:rsidRPr="004E3022">
        <w:rPr>
          <w:rFonts w:hint="eastAsia"/>
        </w:rPr>
        <w:t xml:space="preserve"> </w:t>
      </w:r>
      <w:r w:rsidRPr="004E3022">
        <w:rPr>
          <w:rFonts w:hint="eastAsia"/>
        </w:rPr>
        <w:t>占用度计算</w:t>
      </w:r>
    </w:p>
    <w:p w:rsidR="00C00019" w:rsidRDefault="00C00019" w:rsidP="00C00019">
      <w:pPr>
        <w:keepNext/>
        <w:ind w:firstLineChars="200" w:firstLine="420"/>
      </w:pPr>
    </w:p>
    <w:p w:rsidR="00C00019" w:rsidRDefault="00C00019" w:rsidP="00C00019">
      <w:pPr>
        <w:widowControl/>
        <w:ind w:firstLine="420"/>
        <w:jc w:val="left"/>
      </w:pPr>
      <w:r>
        <w:rPr>
          <w:rFonts w:hint="eastAsia"/>
          <w:noProof/>
        </w:rPr>
        <mc:AlternateContent>
          <mc:Choice Requires="wps">
            <w:drawing>
              <wp:anchor distT="0" distB="0" distL="114300" distR="114300" simplePos="0" relativeHeight="251748352" behindDoc="0" locked="0" layoutInCell="1" allowOverlap="1" wp14:anchorId="2FEF1A3D" wp14:editId="02CE6EBB">
                <wp:simplePos x="0" y="0"/>
                <wp:positionH relativeFrom="column">
                  <wp:posOffset>304800</wp:posOffset>
                </wp:positionH>
                <wp:positionV relativeFrom="paragraph">
                  <wp:posOffset>128270</wp:posOffset>
                </wp:positionV>
                <wp:extent cx="4810125" cy="981075"/>
                <wp:effectExtent l="0" t="0" r="28575" b="28575"/>
                <wp:wrapNone/>
                <wp:docPr id="20" name="文本框 20"/>
                <wp:cNvGraphicFramePr/>
                <a:graphic xmlns:a="http://schemas.openxmlformats.org/drawingml/2006/main">
                  <a:graphicData uri="http://schemas.microsoft.com/office/word/2010/wordprocessingShape">
                    <wps:wsp>
                      <wps:cNvSpPr txBox="1"/>
                      <wps:spPr>
                        <a:xfrm>
                          <a:off x="0" y="0"/>
                          <a:ext cx="4810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C00019">
                            <w:pPr>
                              <w:ind w:firstLine="420"/>
                            </w:pPr>
                            <w:r w:rsidRPr="004E3022">
                              <w:t>javascript:pdsmOccupancy('&lt;%=bh%&gt;','&lt;%=type %&gt;')</w:t>
                            </w:r>
                            <w:r>
                              <w:rPr>
                                <w:rFonts w:hint="eastAsia"/>
                              </w:rPr>
                              <w:t>：位于</w:t>
                            </w:r>
                            <w:r>
                              <w:rPr>
                                <w:rFonts w:hint="eastAsia"/>
                              </w:rPr>
                              <w:t>js/DataManage/DataQuery.</w:t>
                            </w:r>
                            <w:proofErr w:type="gramStart"/>
                            <w:r>
                              <w:rPr>
                                <w:rFonts w:hint="eastAsia"/>
                              </w:rPr>
                              <w:t>js</w:t>
                            </w:r>
                            <w:proofErr w:type="gramEnd"/>
                          </w:p>
                          <w:p w:rsidR="00C8374F" w:rsidRDefault="00C8374F" w:rsidP="00C00019">
                            <w:pPr>
                              <w:ind w:firstLine="420"/>
                            </w:pPr>
                            <w:r>
                              <w:rPr>
                                <w:rFonts w:hint="eastAsia"/>
                              </w:rPr>
                              <w:t>跳转到</w:t>
                            </w:r>
                            <w:r w:rsidRPr="004E3022">
                              <w:t>DataQuery/PDSMOccupancy.jsp</w:t>
                            </w:r>
                            <w:r>
                              <w:rPr>
                                <w:rFonts w:hint="eastAsia"/>
                              </w:rPr>
                              <w:t>并传递要计算的数据的类型和编号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0" o:spid="_x0000_s1063" type="#_x0000_t202" style="position:absolute;left:0;text-align:left;margin-left:24pt;margin-top:10.1pt;width:378.75pt;height:77.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" fillcolor="white [3201]" strokeweight=".5pt">
                <v:textbox>
                  <w:txbxContent>
                    <w:p w:rsidR="00696E03" w:rsidRDefault="00696E03" w:rsidP="00C00019">
                      <w:pPr>
                        <w:ind w:firstLine="420"/>
                      </w:pPr>
                      <w:r w:rsidRPr="004E3022">
                        <w:t>javascript:pdsmOccupancy('&lt;%=bh%&gt;','&lt;%=type %&gt;')</w:t>
                      </w:r>
                      <w:r>
                        <w:rPr>
                          <w:rFonts w:hint="eastAsia"/>
                        </w:rPr>
                        <w:t>：位于</w:t>
                      </w:r>
                      <w:r>
                        <w:rPr>
                          <w:rFonts w:hint="eastAsia"/>
                        </w:rPr>
                        <w:t>js/DataManage/DataQuery.</w:t>
                      </w:r>
                      <w:proofErr w:type="gramStart"/>
                      <w:r>
                        <w:rPr>
                          <w:rFonts w:hint="eastAsia"/>
                        </w:rPr>
                        <w:t>js</w:t>
                      </w:r>
                      <w:proofErr w:type="gramEnd"/>
                    </w:p>
                    <w:p w:rsidR="00696E03" w:rsidRDefault="00696E03" w:rsidP="00C00019">
                      <w:pPr>
                        <w:ind w:firstLine="420"/>
                      </w:pPr>
                      <w:r>
                        <w:rPr>
                          <w:rFonts w:hint="eastAsia"/>
                        </w:rPr>
                        <w:t>跳转到</w:t>
                      </w:r>
                      <w:r w:rsidRPr="004E3022">
                        <w:t>DataQuery/PDSMOccupancy.jsp</w:t>
                      </w:r>
                      <w:r>
                        <w:rPr>
                          <w:rFonts w:hint="eastAsia"/>
                        </w:rPr>
                        <w:t>并传递要计算的数据的类型和编号</w:t>
                      </w:r>
                    </w:p>
                  </w:txbxContent>
                </v:textbox>
              </v:shape>
            </w:pict>
          </mc:Fallback>
        </mc:AlternateContent>
      </w: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Default="00C00019" w:rsidP="00C00019">
      <w:pPr>
        <w:widowControl/>
        <w:ind w:firstLine="420"/>
        <w:jc w:val="left"/>
      </w:pPr>
    </w:p>
    <w:p w:rsidR="00C00019" w:rsidRPr="00581226" w:rsidRDefault="00C00019" w:rsidP="00C00019"/>
    <w:p w:rsidR="00C00019" w:rsidRPr="00C00019" w:rsidRDefault="004E3022" w:rsidP="00C00019">
      <w:r>
        <w:rPr>
          <w:rFonts w:hint="eastAsia"/>
          <w:noProof/>
        </w:rPr>
        <w:lastRenderedPageBreak/>
        <mc:AlternateContent>
          <mc:Choice Requires="wps">
            <w:drawing>
              <wp:anchor distT="0" distB="0" distL="114300" distR="114300" simplePos="0" relativeHeight="251749376" behindDoc="0" locked="0" layoutInCell="1" allowOverlap="1" wp14:anchorId="447AA3DF" wp14:editId="2FED74BC">
                <wp:simplePos x="0" y="0"/>
                <wp:positionH relativeFrom="column">
                  <wp:posOffset>333375</wp:posOffset>
                </wp:positionH>
                <wp:positionV relativeFrom="paragraph">
                  <wp:posOffset>-9525</wp:posOffset>
                </wp:positionV>
                <wp:extent cx="4810125" cy="2066925"/>
                <wp:effectExtent l="0" t="0" r="28575" b="28575"/>
                <wp:wrapNone/>
                <wp:docPr id="31" name="文本框 31"/>
                <wp:cNvGraphicFramePr/>
                <a:graphic xmlns:a="http://schemas.openxmlformats.org/drawingml/2006/main">
                  <a:graphicData uri="http://schemas.microsoft.com/office/word/2010/wordprocessingShape">
                    <wps:wsp>
                      <wps:cNvSpPr txBox="1"/>
                      <wps:spPr>
                        <a:xfrm>
                          <a:off x="0" y="0"/>
                          <a:ext cx="4810125" cy="2066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C00019">
                            <w:pPr>
                              <w:ind w:firstLine="420"/>
                            </w:pPr>
                            <w:r w:rsidRPr="004E3022">
                              <w:t>DataQuery/PDSMOccupancy.jsp</w:t>
                            </w:r>
                          </w:p>
                          <w:p w:rsidR="00C8374F" w:rsidRDefault="00C8374F" w:rsidP="00C00019">
                            <w:pPr>
                              <w:ind w:firstLine="420"/>
                            </w:pPr>
                            <w:r>
                              <w:rPr>
                                <w:rFonts w:hint="eastAsia"/>
                              </w:rPr>
                              <w:t>可同时对频段和频点的占用度进行计算。</w:t>
                            </w:r>
                          </w:p>
                          <w:p w:rsidR="00C8374F" w:rsidRDefault="00C8374F" w:rsidP="00C00019">
                            <w:pPr>
                              <w:ind w:firstLine="420"/>
                            </w:pPr>
                            <w:r>
                              <w:rPr>
                                <w:rFonts w:hint="eastAsia"/>
                              </w:rPr>
                              <w:t>计算频段占用度时，从原始监测数据表中获取场强信息，将场强信息放在隐藏的</w:t>
                            </w:r>
                            <w:r>
                              <w:rPr>
                                <w:rFonts w:hint="eastAsia"/>
                              </w:rPr>
                              <w:t>table</w:t>
                            </w:r>
                            <w:r>
                              <w:rPr>
                                <w:rFonts w:hint="eastAsia"/>
                              </w:rPr>
                              <w:t>表中，提供场强最小值，最大值，平均值以供参考。用户输入阈值，点击计算，调用</w:t>
                            </w:r>
                            <w:r>
                              <w:rPr>
                                <w:rFonts w:hint="eastAsia"/>
                              </w:rPr>
                              <w:t>javascript</w:t>
                            </w:r>
                            <w:r>
                              <w:rPr>
                                <w:rFonts w:hint="eastAsia"/>
                              </w:rPr>
                              <w:t>：</w:t>
                            </w:r>
                            <w:r w:rsidRPr="004E3022">
                              <w:t>PDSMOccupancyProcess()</w:t>
                            </w:r>
                            <w:r>
                              <w:rPr>
                                <w:rFonts w:hint="eastAsia"/>
                              </w:rPr>
                              <w:t>开始计算占用度。</w:t>
                            </w:r>
                          </w:p>
                          <w:p w:rsidR="00C8374F" w:rsidRPr="00412F44" w:rsidRDefault="00C8374F" w:rsidP="00C00019">
                            <w:pPr>
                              <w:ind w:firstLine="420"/>
                            </w:pPr>
                            <w:r>
                              <w:rPr>
                                <w:rFonts w:hint="eastAsia"/>
                              </w:rPr>
                              <w:t>计算单频点占用度时，提供该数据包含的所有频点，用户选择要计算的频点后，调用</w:t>
                            </w:r>
                            <w:r>
                              <w:rPr>
                                <w:rFonts w:hint="eastAsia"/>
                              </w:rPr>
                              <w:t>javascript</w:t>
                            </w:r>
                            <w:r>
                              <w:rPr>
                                <w:rFonts w:hint="eastAsia"/>
                              </w:rPr>
                              <w:t>：</w:t>
                            </w:r>
                            <w:r w:rsidRPr="009B1C12">
                              <w:t>PDSMfrequenceOccupancy()</w:t>
                            </w:r>
                            <w:r>
                              <w:rPr>
                                <w:rFonts w:hint="eastAsia"/>
                              </w:rPr>
                              <w:t>从数据库中获取该频点的所有数据，提供场强最小值，最大值，平均值以供参考，用户输入最小值和阈值，点击计算，调用</w:t>
                            </w:r>
                            <w:r>
                              <w:rPr>
                                <w:rFonts w:hint="eastAsia"/>
                              </w:rPr>
                              <w:t>javascript</w:t>
                            </w:r>
                            <w:r>
                              <w:rPr>
                                <w:rFonts w:hint="eastAsia"/>
                              </w:rPr>
                              <w:t>：</w:t>
                            </w:r>
                            <w:r w:rsidRPr="004E3022">
                              <w:t>PDSMFrequenceOccupancyProcess</w:t>
                            </w:r>
                            <w:r>
                              <w:rPr>
                                <w:rFonts w:hint="eastAsia"/>
                              </w:rPr>
                              <w:t>（）开始计算频点占用度。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 o:spid="_x0000_s1064" type="#_x0000_t202" style="position:absolute;left:0;text-align:left;margin-left:26.25pt;margin-top:-.75pt;width:378.75pt;height:162.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" fillcolor="white [3201]" strokeweight=".5pt">
                <v:textbox>
                  <w:txbxContent>
                    <w:p w:rsidR="00696E03" w:rsidRDefault="00696E03" w:rsidP="00C00019">
                      <w:pPr>
                        <w:ind w:firstLine="420"/>
                      </w:pPr>
                      <w:r w:rsidRPr="004E3022">
                        <w:t>DataQuery/PDSMOccupancy.jsp</w:t>
                      </w:r>
                    </w:p>
                    <w:p w:rsidR="00696E03" w:rsidRDefault="00696E03" w:rsidP="00C00019">
                      <w:pPr>
                        <w:ind w:firstLine="420"/>
                      </w:pPr>
                      <w:r>
                        <w:rPr>
                          <w:rFonts w:hint="eastAsia"/>
                        </w:rPr>
                        <w:t>可同时对频段和频点的占用度进行计算。</w:t>
                      </w:r>
                    </w:p>
                    <w:p w:rsidR="00696E03" w:rsidRDefault="00696E03" w:rsidP="00C00019">
                      <w:pPr>
                        <w:ind w:firstLine="420"/>
                      </w:pPr>
                      <w:r>
                        <w:rPr>
                          <w:rFonts w:hint="eastAsia"/>
                        </w:rPr>
                        <w:t>计算频段占用度时，从原始监测数据表中获取场强信息，将场强信息放在隐藏的</w:t>
                      </w:r>
                      <w:r>
                        <w:rPr>
                          <w:rFonts w:hint="eastAsia"/>
                        </w:rPr>
                        <w:t>table</w:t>
                      </w:r>
                      <w:r>
                        <w:rPr>
                          <w:rFonts w:hint="eastAsia"/>
                        </w:rPr>
                        <w:t>表中，提供场强最小值，最大值，平均值以供参考。用户输入阈值，点击计算，调用</w:t>
                      </w:r>
                      <w:r>
                        <w:rPr>
                          <w:rFonts w:hint="eastAsia"/>
                        </w:rPr>
                        <w:t>javascript</w:t>
                      </w:r>
                      <w:r>
                        <w:rPr>
                          <w:rFonts w:hint="eastAsia"/>
                        </w:rPr>
                        <w:t>：</w:t>
                      </w:r>
                      <w:r w:rsidRPr="004E3022">
                        <w:t>PDSMOccupancyProcess()</w:t>
                      </w:r>
                      <w:r>
                        <w:rPr>
                          <w:rFonts w:hint="eastAsia"/>
                        </w:rPr>
                        <w:t>开始计算占用度。</w:t>
                      </w:r>
                    </w:p>
                    <w:p w:rsidR="00696E03" w:rsidRPr="00412F44" w:rsidRDefault="00696E03" w:rsidP="00C00019">
                      <w:pPr>
                        <w:ind w:firstLine="420"/>
                      </w:pPr>
                      <w:r>
                        <w:rPr>
                          <w:rFonts w:hint="eastAsia"/>
                        </w:rPr>
                        <w:t>计算单频点占用度时，提供该数据包含的所有频点，用户选择要计算的频点后，调用</w:t>
                      </w:r>
                      <w:r>
                        <w:rPr>
                          <w:rFonts w:hint="eastAsia"/>
                        </w:rPr>
                        <w:t>javascript</w:t>
                      </w:r>
                      <w:r>
                        <w:rPr>
                          <w:rFonts w:hint="eastAsia"/>
                        </w:rPr>
                        <w:t>：</w:t>
                      </w:r>
                      <w:r w:rsidRPr="009B1C12">
                        <w:t>PDSMfrequenceOccupancy()</w:t>
                      </w:r>
                      <w:r>
                        <w:rPr>
                          <w:rFonts w:hint="eastAsia"/>
                        </w:rPr>
                        <w:t>从数据库中获取该频点的所有数据，提供场强最小值，最大值，平均值以供参考，用户输入最小值和阈值，点击计算，调用</w:t>
                      </w:r>
                      <w:r>
                        <w:rPr>
                          <w:rFonts w:hint="eastAsia"/>
                        </w:rPr>
                        <w:t>javascript</w:t>
                      </w:r>
                      <w:r>
                        <w:rPr>
                          <w:rFonts w:hint="eastAsia"/>
                        </w:rPr>
                        <w:t>：</w:t>
                      </w:r>
                      <w:r w:rsidRPr="004E3022">
                        <w:t>PDSMFrequenceOccupancyProcess</w:t>
                      </w:r>
                      <w:r>
                        <w:rPr>
                          <w:rFonts w:hint="eastAsia"/>
                        </w:rPr>
                        <w:t>（）开始计算频点占用度。</w:t>
                      </w:r>
                    </w:p>
                  </w:txbxContent>
                </v:textbox>
              </v:shape>
            </w:pict>
          </mc:Fallback>
        </mc:AlternateContent>
      </w:r>
    </w:p>
    <w:p w:rsidR="00581226" w:rsidRPr="00C00019"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9B1C12" w:rsidP="00581226">
      <w:r>
        <w:rPr>
          <w:noProof/>
        </w:rPr>
        <mc:AlternateContent>
          <mc:Choice Requires="wps">
            <w:drawing>
              <wp:anchor distT="0" distB="0" distL="114300" distR="114300" simplePos="0" relativeHeight="251751424" behindDoc="0" locked="0" layoutInCell="1" allowOverlap="1" wp14:anchorId="43A42F28" wp14:editId="0CB1E9BA">
                <wp:simplePos x="0" y="0"/>
                <wp:positionH relativeFrom="column">
                  <wp:posOffset>332105</wp:posOffset>
                </wp:positionH>
                <wp:positionV relativeFrom="paragraph">
                  <wp:posOffset>160655</wp:posOffset>
                </wp:positionV>
                <wp:extent cx="4772025" cy="1403985"/>
                <wp:effectExtent l="0" t="0" r="28575" b="17780"/>
                <wp:wrapNone/>
                <wp:docPr id="3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solidFill>
                          <a:srgbClr val="FFFFFF"/>
                        </a:solidFill>
                        <a:ln w="9525">
                          <a:solidFill>
                            <a:srgbClr val="000000"/>
                          </a:solidFill>
                          <a:miter lim="800000"/>
                          <a:headEnd/>
                          <a:tailEnd/>
                        </a:ln>
                      </wps:spPr>
                      <wps:txbx>
                        <w:txbxContent>
                          <w:p w:rsidR="00C8374F" w:rsidRDefault="00C8374F">
                            <w:r>
                              <w:rPr>
                                <w:rFonts w:hint="eastAsia"/>
                              </w:rPr>
                              <w:t>javascript</w:t>
                            </w:r>
                            <w:r>
                              <w:rPr>
                                <w:rFonts w:hint="eastAsia"/>
                              </w:rPr>
                              <w:t>：</w:t>
                            </w:r>
                            <w:proofErr w:type="gramStart"/>
                            <w:r w:rsidRPr="004E3022">
                              <w:t>PDSMOccupancyProcess()</w:t>
                            </w:r>
                            <w:proofErr w:type="gramEnd"/>
                          </w:p>
                          <w:p w:rsidR="00C8374F" w:rsidRDefault="00C8374F">
                            <w:r>
                              <w:rPr>
                                <w:rFonts w:hint="eastAsia"/>
                              </w:rPr>
                              <w:t>判断用户输入的信息是否符合要求，从隐藏的</w:t>
                            </w:r>
                            <w:r>
                              <w:rPr>
                                <w:rFonts w:hint="eastAsia"/>
                              </w:rPr>
                              <w:t>table</w:t>
                            </w:r>
                            <w:r>
                              <w:rPr>
                                <w:rFonts w:hint="eastAsia"/>
                              </w:rPr>
                              <w:t>表获取场强，进行占用度计算，计算结果显示在页面上。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5" type="#_x0000_t202" style="position:absolute;left:0;text-align:left;margin-left:26.15pt;margin-top:12.65pt;width:375.75pt;height:110.55pt;z-index:2517514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">
                <v:textbox style="mso-fit-shape-to-text:t">
                  <w:txbxContent>
                    <w:p w:rsidR="00696E03" w:rsidRDefault="00696E03">
                      <w:r>
                        <w:rPr>
                          <w:rFonts w:hint="eastAsia"/>
                        </w:rPr>
                        <w:t>javascript</w:t>
                      </w:r>
                      <w:r>
                        <w:rPr>
                          <w:rFonts w:hint="eastAsia"/>
                        </w:rPr>
                        <w:t>：</w:t>
                      </w:r>
                      <w:proofErr w:type="gramStart"/>
                      <w:r w:rsidRPr="004E3022">
                        <w:t>PDSMOccupancyProcess()</w:t>
                      </w:r>
                      <w:proofErr w:type="gramEnd"/>
                    </w:p>
                    <w:p w:rsidR="00696E03" w:rsidRDefault="00696E03">
                      <w:r>
                        <w:rPr>
                          <w:rFonts w:hint="eastAsia"/>
                        </w:rPr>
                        <w:t>判断用户输入的信息是否符合要求，从隐藏的</w:t>
                      </w:r>
                      <w:r>
                        <w:rPr>
                          <w:rFonts w:hint="eastAsia"/>
                        </w:rPr>
                        <w:t>table</w:t>
                      </w:r>
                      <w:r>
                        <w:rPr>
                          <w:rFonts w:hint="eastAsia"/>
                        </w:rPr>
                        <w:t>表获取场强，进行占用度计算，计算结果显示在页面上。</w:t>
                      </w:r>
                    </w:p>
                  </w:txbxContent>
                </v:textbox>
              </v:shape>
            </w:pict>
          </mc:Fallback>
        </mc:AlternateContent>
      </w:r>
    </w:p>
    <w:p w:rsidR="00581226" w:rsidRDefault="00581226" w:rsidP="00581226"/>
    <w:p w:rsidR="00581226" w:rsidRDefault="00581226" w:rsidP="00581226"/>
    <w:p w:rsidR="00581226" w:rsidRDefault="00581226" w:rsidP="00581226"/>
    <w:p w:rsidR="00581226" w:rsidRDefault="00F21F3E" w:rsidP="00581226">
      <w:r>
        <w:rPr>
          <w:noProof/>
        </w:rPr>
        <mc:AlternateContent>
          <mc:Choice Requires="wps">
            <w:drawing>
              <wp:anchor distT="0" distB="0" distL="114300" distR="114300" simplePos="0" relativeHeight="251757568" behindDoc="0" locked="0" layoutInCell="1" allowOverlap="1" wp14:anchorId="20603008" wp14:editId="251F63DF">
                <wp:simplePos x="0" y="0"/>
                <wp:positionH relativeFrom="column">
                  <wp:posOffset>332105</wp:posOffset>
                </wp:positionH>
                <wp:positionV relativeFrom="paragraph">
                  <wp:posOffset>1692275</wp:posOffset>
                </wp:positionV>
                <wp:extent cx="4772025" cy="1403985"/>
                <wp:effectExtent l="0" t="0" r="28575" b="10160"/>
                <wp:wrapNone/>
                <wp:docPr id="3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solidFill>
                          <a:srgbClr val="FFFFFF"/>
                        </a:solidFill>
                        <a:ln w="9525">
                          <a:solidFill>
                            <a:srgbClr val="000000"/>
                          </a:solidFill>
                          <a:miter lim="800000"/>
                          <a:headEnd/>
                          <a:tailEnd/>
                        </a:ln>
                      </wps:spPr>
                      <wps:txbx>
                        <w:txbxContent>
                          <w:p w:rsidR="00C8374F" w:rsidRDefault="00C8374F" w:rsidP="009B1C12">
                            <w:r w:rsidRPr="009B1C12">
                              <w:rPr>
                                <w:rFonts w:hint="eastAsia"/>
                              </w:rPr>
                              <w:t>javascript</w:t>
                            </w:r>
                            <w:r w:rsidRPr="009B1C12">
                              <w:rPr>
                                <w:rFonts w:hint="eastAsia"/>
                              </w:rPr>
                              <w:t>：</w:t>
                            </w:r>
                            <w:r w:rsidRPr="009B1C12">
                              <w:rPr>
                                <w:rFonts w:hint="eastAsia"/>
                              </w:rPr>
                              <w:t>PDSMFrequenceOccupancyProcess</w:t>
                            </w:r>
                            <w:r w:rsidRPr="009B1C12">
                              <w:rPr>
                                <w:rFonts w:hint="eastAsia"/>
                              </w:rPr>
                              <w:t>（）</w:t>
                            </w:r>
                          </w:p>
                          <w:p w:rsidR="00C8374F" w:rsidRDefault="00C8374F" w:rsidP="009B1C12">
                            <w:r>
                              <w:rPr>
                                <w:rFonts w:hint="eastAsia"/>
                              </w:rPr>
                              <w:t>判断用户输入的信息是否符合要求，</w:t>
                            </w:r>
                            <w:r>
                              <w:rPr>
                                <w:rFonts w:hint="eastAsia"/>
                              </w:rPr>
                              <w:t>ajax</w:t>
                            </w:r>
                            <w:r>
                              <w:rPr>
                                <w:rFonts w:hint="eastAsia"/>
                              </w:rPr>
                              <w:t>异步进入</w:t>
                            </w:r>
                            <w:r w:rsidRPr="00F21F3E">
                              <w:t>Occupancy/PDSMFrequenceOccupancyProcess.jsp</w:t>
                            </w:r>
                            <w:r>
                              <w:rPr>
                                <w:rFonts w:hint="eastAsia"/>
                              </w:rPr>
                              <w:t>，并传递数据类型、</w:t>
                            </w:r>
                            <w:r>
                              <w:rPr>
                                <w:rFonts w:hint="eastAsia"/>
                              </w:rPr>
                              <w:t>bh</w:t>
                            </w:r>
                            <w:r>
                              <w:rPr>
                                <w:rFonts w:hint="eastAsia"/>
                              </w:rPr>
                              <w:t>、频率，将返回结果显示在</w:t>
                            </w:r>
                            <w:r>
                              <w:rPr>
                                <w:rFonts w:hint="eastAsia"/>
                              </w:rPr>
                              <w:t>response1</w:t>
                            </w:r>
                            <w:r>
                              <w:rPr>
                                <w:rFonts w:hint="eastAsia"/>
                              </w:rPr>
                              <w:t>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6" type="#_x0000_t202" style="position:absolute;left:0;text-align:left;margin-left:26.15pt;margin-top:133.25pt;width:375.75pt;height:110.55pt;z-index:2517575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">
                <v:textbox style="mso-fit-shape-to-text:t">
                  <w:txbxContent>
                    <w:p w:rsidR="00696E03" w:rsidRDefault="00696E03" w:rsidP="009B1C12">
                      <w:r w:rsidRPr="009B1C12">
                        <w:rPr>
                          <w:rFonts w:hint="eastAsia"/>
                        </w:rPr>
                        <w:t>javascript</w:t>
                      </w:r>
                      <w:r w:rsidRPr="009B1C12">
                        <w:rPr>
                          <w:rFonts w:hint="eastAsia"/>
                        </w:rPr>
                        <w:t>：</w:t>
                      </w:r>
                      <w:r w:rsidRPr="009B1C12">
                        <w:rPr>
                          <w:rFonts w:hint="eastAsia"/>
                        </w:rPr>
                        <w:t>PDSMFrequenceOccupancyProcess</w:t>
                      </w:r>
                      <w:r w:rsidRPr="009B1C12">
                        <w:rPr>
                          <w:rFonts w:hint="eastAsia"/>
                        </w:rPr>
                        <w:t>（）</w:t>
                      </w:r>
                    </w:p>
                    <w:p w:rsidR="00696E03" w:rsidRDefault="00696E03" w:rsidP="009B1C12">
                      <w:r>
                        <w:rPr>
                          <w:rFonts w:hint="eastAsia"/>
                        </w:rPr>
                        <w:t>判断用户输入的信息是否符合要求，</w:t>
                      </w:r>
                      <w:r>
                        <w:rPr>
                          <w:rFonts w:hint="eastAsia"/>
                        </w:rPr>
                        <w:t>ajax</w:t>
                      </w:r>
                      <w:r>
                        <w:rPr>
                          <w:rFonts w:hint="eastAsia"/>
                        </w:rPr>
                        <w:t>异步进入</w:t>
                      </w:r>
                      <w:r w:rsidRPr="00F21F3E">
                        <w:t>Occupancy/PDSMFrequenceOccupancyProcess.jsp</w:t>
                      </w:r>
                      <w:r>
                        <w:rPr>
                          <w:rFonts w:hint="eastAsia"/>
                        </w:rPr>
                        <w:t>，并传递数据类型、</w:t>
                      </w:r>
                      <w:r>
                        <w:rPr>
                          <w:rFonts w:hint="eastAsia"/>
                        </w:rPr>
                        <w:t>bh</w:t>
                      </w:r>
                      <w:r>
                        <w:rPr>
                          <w:rFonts w:hint="eastAsia"/>
                        </w:rPr>
                        <w:t>、频率，将返回结果显示在</w:t>
                      </w:r>
                      <w:r>
                        <w:rPr>
                          <w:rFonts w:hint="eastAsia"/>
                        </w:rPr>
                        <w:t>response1</w:t>
                      </w:r>
                      <w:r>
                        <w:rPr>
                          <w:rFonts w:hint="eastAsia"/>
                        </w:rPr>
                        <w:t>处。</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404727FF" wp14:editId="04D62E24">
                <wp:simplePos x="0" y="0"/>
                <wp:positionH relativeFrom="column">
                  <wp:posOffset>332105</wp:posOffset>
                </wp:positionH>
                <wp:positionV relativeFrom="paragraph">
                  <wp:posOffset>911860</wp:posOffset>
                </wp:positionV>
                <wp:extent cx="4772025" cy="1403985"/>
                <wp:effectExtent l="0" t="0" r="28575" b="10160"/>
                <wp:wrapNone/>
                <wp:docPr id="3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solidFill>
                          <a:srgbClr val="FFFFFF"/>
                        </a:solidFill>
                        <a:ln w="9525">
                          <a:solidFill>
                            <a:srgbClr val="000000"/>
                          </a:solidFill>
                          <a:miter lim="800000"/>
                          <a:headEnd/>
                          <a:tailEnd/>
                        </a:ln>
                      </wps:spPr>
                      <wps:txbx>
                        <w:txbxContent>
                          <w:p w:rsidR="00C8374F" w:rsidRDefault="00C8374F" w:rsidP="009B1C12">
                            <w:r w:rsidRPr="009B1C12">
                              <w:t>Occupancy/PDSMFrequenceOccupancy.jsp</w:t>
                            </w:r>
                          </w:p>
                          <w:p w:rsidR="00C8374F" w:rsidRDefault="00C8374F" w:rsidP="009B1C12">
                            <w:r>
                              <w:rPr>
                                <w:rFonts w:hint="eastAsia"/>
                              </w:rPr>
                              <w:t>调用静态函数</w:t>
                            </w:r>
                            <w:r w:rsidRPr="009B1C12">
                              <w:t>Handle.PDSMFrequencefilter</w:t>
                            </w:r>
                            <w:r>
                              <w:rPr>
                                <w:rFonts w:hint="eastAsia"/>
                              </w:rPr>
                              <w:t>（），获取频点最大值，最小值，平均值并返回。</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left:0;text-align:left;margin-left:26.15pt;margin-top:71.8pt;width:375.75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">
                <v:textbox style="mso-fit-shape-to-text:t">
                  <w:txbxContent>
                    <w:p w:rsidR="00696E03" w:rsidRDefault="00696E03" w:rsidP="009B1C12">
                      <w:r w:rsidRPr="009B1C12">
                        <w:t>Occupancy/PDSMFrequenceOccupancy.jsp</w:t>
                      </w:r>
                    </w:p>
                    <w:p w:rsidR="00696E03" w:rsidRDefault="00696E03" w:rsidP="009B1C12">
                      <w:r>
                        <w:rPr>
                          <w:rFonts w:hint="eastAsia"/>
                        </w:rPr>
                        <w:t>调用静态函数</w:t>
                      </w:r>
                      <w:r w:rsidRPr="009B1C12">
                        <w:t>Handle.PDSMFrequencefilter</w:t>
                      </w:r>
                      <w:r>
                        <w:rPr>
                          <w:rFonts w:hint="eastAsia"/>
                        </w:rPr>
                        <w:t>（），获取频点最大值，最小值，平均值并返回。</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27B4E004" wp14:editId="6102B120">
                <wp:simplePos x="0" y="0"/>
                <wp:positionH relativeFrom="column">
                  <wp:posOffset>332105</wp:posOffset>
                </wp:positionH>
                <wp:positionV relativeFrom="paragraph">
                  <wp:posOffset>140970</wp:posOffset>
                </wp:positionV>
                <wp:extent cx="4772025" cy="1403985"/>
                <wp:effectExtent l="0" t="0" r="28575" b="1016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solidFill>
                          <a:srgbClr val="FFFFFF"/>
                        </a:solidFill>
                        <a:ln w="9525">
                          <a:solidFill>
                            <a:srgbClr val="000000"/>
                          </a:solidFill>
                          <a:miter lim="800000"/>
                          <a:headEnd/>
                          <a:tailEnd/>
                        </a:ln>
                      </wps:spPr>
                      <wps:txbx>
                        <w:txbxContent>
                          <w:p w:rsidR="00C8374F" w:rsidRDefault="00C8374F" w:rsidP="009B1C12">
                            <w:r>
                              <w:rPr>
                                <w:rFonts w:hint="eastAsia"/>
                              </w:rPr>
                              <w:t>javascript</w:t>
                            </w:r>
                            <w:r>
                              <w:rPr>
                                <w:rFonts w:hint="eastAsia"/>
                              </w:rPr>
                              <w:t>：</w:t>
                            </w:r>
                            <w:proofErr w:type="gramStart"/>
                            <w:r w:rsidRPr="009B1C12">
                              <w:t>PDSMfrequenceOccupancy()</w:t>
                            </w:r>
                            <w:proofErr w:type="gramEnd"/>
                          </w:p>
                          <w:p w:rsidR="00C8374F" w:rsidRDefault="00C8374F" w:rsidP="009B1C12">
                            <w:r>
                              <w:rPr>
                                <w:rFonts w:hint="eastAsia"/>
                              </w:rPr>
                              <w:t>ajax</w:t>
                            </w:r>
                            <w:r>
                              <w:rPr>
                                <w:rFonts w:hint="eastAsia"/>
                              </w:rPr>
                              <w:t>异步进入</w:t>
                            </w:r>
                            <w:r w:rsidRPr="009B1C12">
                              <w:t>Occupancy/PDSMFrequenceOccupancy.jsp</w:t>
                            </w:r>
                            <w:r>
                              <w:rPr>
                                <w:rFonts w:hint="eastAsia"/>
                              </w:rPr>
                              <w:t>，并传递数据类型、</w:t>
                            </w:r>
                            <w:r>
                              <w:rPr>
                                <w:rFonts w:hint="eastAsia"/>
                              </w:rPr>
                              <w:t>bh</w:t>
                            </w:r>
                            <w:r>
                              <w:rPr>
                                <w:rFonts w:hint="eastAsia"/>
                              </w:rPr>
                              <w:t>和频率。将返回结果显示在页面上。</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left:0;text-align:left;margin-left:26.15pt;margin-top:11.1pt;width:375.75pt;height:110.55pt;z-index:251753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">
                <v:textbox style="mso-fit-shape-to-text:t">
                  <w:txbxContent>
                    <w:p w:rsidR="00696E03" w:rsidRDefault="00696E03" w:rsidP="009B1C12">
                      <w:r>
                        <w:rPr>
                          <w:rFonts w:hint="eastAsia"/>
                        </w:rPr>
                        <w:t>javascript</w:t>
                      </w:r>
                      <w:r>
                        <w:rPr>
                          <w:rFonts w:hint="eastAsia"/>
                        </w:rPr>
                        <w:t>：</w:t>
                      </w:r>
                      <w:proofErr w:type="gramStart"/>
                      <w:r w:rsidRPr="009B1C12">
                        <w:t>PDSMfrequenceOccupancy()</w:t>
                      </w:r>
                      <w:proofErr w:type="gramEnd"/>
                    </w:p>
                    <w:p w:rsidR="00696E03" w:rsidRDefault="00696E03" w:rsidP="009B1C12">
                      <w:r>
                        <w:rPr>
                          <w:rFonts w:hint="eastAsia"/>
                        </w:rPr>
                        <w:t>ajax</w:t>
                      </w:r>
                      <w:r>
                        <w:rPr>
                          <w:rFonts w:hint="eastAsia"/>
                        </w:rPr>
                        <w:t>异步进入</w:t>
                      </w:r>
                      <w:r w:rsidRPr="009B1C12">
                        <w:t>Occupancy/PDSMFrequenceOccupancy.jsp</w:t>
                      </w:r>
                      <w:r>
                        <w:rPr>
                          <w:rFonts w:hint="eastAsia"/>
                        </w:rPr>
                        <w:t>，并传递数据类型、</w:t>
                      </w:r>
                      <w:r>
                        <w:rPr>
                          <w:rFonts w:hint="eastAsia"/>
                        </w:rPr>
                        <w:t>bh</w:t>
                      </w:r>
                      <w:r>
                        <w:rPr>
                          <w:rFonts w:hint="eastAsia"/>
                        </w:rPr>
                        <w:t>和频率。将返回结果显示在页面上。</w:t>
                      </w:r>
                    </w:p>
                  </w:txbxContent>
                </v:textbox>
              </v:shape>
            </w:pict>
          </mc:Fallback>
        </mc:AlternateContent>
      </w:r>
    </w:p>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581226" w:rsidRDefault="00581226" w:rsidP="00581226"/>
    <w:p w:rsidR="009B1C12" w:rsidRDefault="009B1C12" w:rsidP="004E3022">
      <w:pPr>
        <w:widowControl/>
        <w:ind w:firstLine="420"/>
        <w:jc w:val="left"/>
      </w:pPr>
    </w:p>
    <w:p w:rsidR="009B1C12" w:rsidRDefault="009B1C12" w:rsidP="004E3022">
      <w:pPr>
        <w:widowControl/>
        <w:ind w:firstLine="420"/>
        <w:jc w:val="left"/>
      </w:pPr>
    </w:p>
    <w:p w:rsidR="009B1C12" w:rsidRDefault="009B1C12" w:rsidP="004E3022">
      <w:pPr>
        <w:widowControl/>
        <w:ind w:firstLine="420"/>
        <w:jc w:val="left"/>
      </w:pPr>
    </w:p>
    <w:p w:rsidR="009B1C12" w:rsidRDefault="009B1C12" w:rsidP="004E3022">
      <w:pPr>
        <w:widowControl/>
        <w:ind w:firstLine="420"/>
        <w:jc w:val="left"/>
      </w:pPr>
    </w:p>
    <w:p w:rsidR="009B1C12" w:rsidRDefault="009B1C12" w:rsidP="004E3022">
      <w:pPr>
        <w:widowControl/>
        <w:ind w:firstLine="420"/>
        <w:jc w:val="left"/>
      </w:pPr>
    </w:p>
    <w:p w:rsidR="009B1C12" w:rsidRDefault="00F21F3E" w:rsidP="004E3022">
      <w:pPr>
        <w:widowControl/>
        <w:ind w:firstLine="420"/>
        <w:jc w:val="left"/>
      </w:pPr>
      <w:r>
        <w:rPr>
          <w:noProof/>
        </w:rPr>
        <mc:AlternateContent>
          <mc:Choice Requires="wps">
            <w:drawing>
              <wp:anchor distT="0" distB="0" distL="114300" distR="114300" simplePos="0" relativeHeight="251759616" behindDoc="0" locked="0" layoutInCell="1" allowOverlap="1" wp14:anchorId="3F51F0E4" wp14:editId="4593339E">
                <wp:simplePos x="0" y="0"/>
                <wp:positionH relativeFrom="column">
                  <wp:posOffset>332105</wp:posOffset>
                </wp:positionH>
                <wp:positionV relativeFrom="paragraph">
                  <wp:posOffset>88900</wp:posOffset>
                </wp:positionV>
                <wp:extent cx="4772025" cy="1403985"/>
                <wp:effectExtent l="0" t="0" r="28575" b="10160"/>
                <wp:wrapNone/>
                <wp:docPr id="3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2025" cy="1403985"/>
                        </a:xfrm>
                        <a:prstGeom prst="rect">
                          <a:avLst/>
                        </a:prstGeom>
                        <a:solidFill>
                          <a:srgbClr val="FFFFFF"/>
                        </a:solidFill>
                        <a:ln w="9525">
                          <a:solidFill>
                            <a:srgbClr val="000000"/>
                          </a:solidFill>
                          <a:miter lim="800000"/>
                          <a:headEnd/>
                          <a:tailEnd/>
                        </a:ln>
                      </wps:spPr>
                      <wps:txbx>
                        <w:txbxContent>
                          <w:p w:rsidR="00C8374F" w:rsidRDefault="00C8374F" w:rsidP="009B1C12">
                            <w:r w:rsidRPr="00F21F3E">
                              <w:t>Occupancy/PDSMFrequenceOccupancyProcess.jsp</w:t>
                            </w:r>
                          </w:p>
                          <w:p w:rsidR="00C8374F" w:rsidRDefault="00C8374F" w:rsidP="009B1C12">
                            <w:r>
                              <w:rPr>
                                <w:rFonts w:hint="eastAsia"/>
                              </w:rPr>
                              <w:t>调用静态函数</w:t>
                            </w:r>
                            <w:r w:rsidRPr="00F21F3E">
                              <w:t>Handle.PDSMFrequenceCalculate</w:t>
                            </w:r>
                            <w:r>
                              <w:rPr>
                                <w:rFonts w:hint="eastAsia"/>
                              </w:rPr>
                              <w:t>，获取占用度并返回。</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left:0;text-align:left;margin-left:26.15pt;margin-top:7pt;width:375.75pt;height:110.5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">
                <v:textbox style="mso-fit-shape-to-text:t">
                  <w:txbxContent>
                    <w:p w:rsidR="00696E03" w:rsidRDefault="00696E03" w:rsidP="009B1C12">
                      <w:r w:rsidRPr="00F21F3E">
                        <w:t>Occupancy/PDSMFrequenceOccupancyProcess.jsp</w:t>
                      </w:r>
                    </w:p>
                    <w:p w:rsidR="00696E03" w:rsidRDefault="00696E03" w:rsidP="009B1C12">
                      <w:r>
                        <w:rPr>
                          <w:rFonts w:hint="eastAsia"/>
                        </w:rPr>
                        <w:t>调用静态函数</w:t>
                      </w:r>
                      <w:r w:rsidRPr="00F21F3E">
                        <w:t>Handle.PDSMFrequenceCalculate</w:t>
                      </w:r>
                      <w:r>
                        <w:rPr>
                          <w:rFonts w:hint="eastAsia"/>
                        </w:rPr>
                        <w:t>，获取占用度并返回。</w:t>
                      </w:r>
                    </w:p>
                  </w:txbxContent>
                </v:textbox>
              </v:shape>
            </w:pict>
          </mc:Fallback>
        </mc:AlternateContent>
      </w:r>
    </w:p>
    <w:p w:rsidR="009B1C12" w:rsidRDefault="009B1C12" w:rsidP="004E3022">
      <w:pPr>
        <w:widowControl/>
        <w:ind w:firstLine="420"/>
        <w:jc w:val="left"/>
      </w:pPr>
    </w:p>
    <w:p w:rsidR="009B1C12" w:rsidRDefault="009B1C12" w:rsidP="004E3022">
      <w:pPr>
        <w:widowControl/>
        <w:ind w:firstLine="420"/>
        <w:jc w:val="left"/>
      </w:pPr>
    </w:p>
    <w:p w:rsidR="009B1C12" w:rsidRDefault="009B1C12" w:rsidP="00F21F3E">
      <w:pPr>
        <w:widowControl/>
        <w:jc w:val="left"/>
      </w:pPr>
    </w:p>
    <w:p w:rsidR="00F21F3E" w:rsidRDefault="004E3022" w:rsidP="00F21F3E">
      <w:pPr>
        <w:widowControl/>
        <w:ind w:firstLine="420"/>
        <w:jc w:val="left"/>
      </w:pPr>
      <w:r>
        <w:rPr>
          <w:rFonts w:hint="eastAsia"/>
        </w:rPr>
        <w:t>操作的数据表为</w:t>
      </w:r>
      <w:r w:rsidR="00F21F3E">
        <w:rPr>
          <w:rFonts w:hint="eastAsia"/>
        </w:rPr>
        <w:t>相应的</w:t>
      </w:r>
      <w:r>
        <w:rPr>
          <w:rFonts w:hint="eastAsia"/>
        </w:rPr>
        <w:t>原始监测数据表。</w:t>
      </w:r>
    </w:p>
    <w:p w:rsidR="00F21F3E" w:rsidRDefault="00B65259" w:rsidP="00F21F3E">
      <w:pPr>
        <w:pStyle w:val="2"/>
      </w:pPr>
      <w:bookmarkStart w:id="47" w:name="_Toc501961676"/>
      <w:r>
        <w:rPr>
          <w:rFonts w:hint="eastAsia"/>
        </w:rPr>
        <w:t>10.12</w:t>
      </w:r>
      <w:r w:rsidR="00F21F3E">
        <w:rPr>
          <w:rFonts w:hint="eastAsia"/>
        </w:rPr>
        <w:t>发射时段计算</w:t>
      </w:r>
      <w:bookmarkEnd w:id="47"/>
    </w:p>
    <w:p w:rsidR="009C6F1B" w:rsidRDefault="009C6F1B" w:rsidP="009C6F1B">
      <w:pPr>
        <w:ind w:firstLineChars="200" w:firstLine="420"/>
      </w:pPr>
      <w:r>
        <w:rPr>
          <w:rFonts w:hint="eastAsia"/>
        </w:rPr>
        <w:t>单频监测原始监测数据需要计算发射时段。发射时段计算的操作按钮位于查询结果中对应数据所在的行。点击发射时段按钮，完成发射时段计算。</w:t>
      </w:r>
    </w:p>
    <w:p w:rsidR="009C6F1B" w:rsidRDefault="009C6F1B" w:rsidP="009C6F1B">
      <w:pPr>
        <w:ind w:firstLineChars="200" w:firstLine="420"/>
      </w:pPr>
      <w:r>
        <w:rPr>
          <w:rFonts w:hint="eastAsia"/>
        </w:rPr>
        <w:t>页面布局如下图所示。</w:t>
      </w:r>
    </w:p>
    <w:p w:rsidR="009C6F1B" w:rsidRDefault="009C6F1B" w:rsidP="009C6F1B">
      <w:pPr>
        <w:keepNext/>
        <w:ind w:firstLineChars="200" w:firstLine="420"/>
      </w:pPr>
      <w:r>
        <w:rPr>
          <w:noProof/>
        </w:rPr>
        <w:lastRenderedPageBreak/>
        <w:drawing>
          <wp:inline distT="0" distB="0" distL="0" distR="0" wp14:anchorId="3B30179B" wp14:editId="3F065BAB">
            <wp:extent cx="4810125" cy="4200525"/>
            <wp:effectExtent l="0" t="0" r="9525" b="9525"/>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10125" cy="4200525"/>
                    </a:xfrm>
                    <a:prstGeom prst="rect">
                      <a:avLst/>
                    </a:prstGeom>
                  </pic:spPr>
                </pic:pic>
              </a:graphicData>
            </a:graphic>
          </wp:inline>
        </w:drawing>
      </w:r>
    </w:p>
    <w:p w:rsidR="009C6F1B" w:rsidRPr="009C6F1B" w:rsidRDefault="009C6F1B" w:rsidP="009C6F1B">
      <w:pPr>
        <w:pStyle w:val="ac"/>
      </w:pPr>
      <w:r w:rsidRPr="009C6F1B">
        <w:rPr>
          <w:rFonts w:hint="eastAsia"/>
        </w:rPr>
        <w:t>图</w:t>
      </w:r>
      <w:r w:rsidRPr="009C6F1B">
        <w:rPr>
          <w:rFonts w:hint="eastAsia"/>
        </w:rPr>
        <w:t xml:space="preserve"> </w:t>
      </w:r>
      <w:r w:rsidRPr="009C6F1B">
        <w:fldChar w:fldCharType="begin"/>
      </w:r>
      <w:r w:rsidRPr="009C6F1B">
        <w:instrText xml:space="preserve"> </w:instrText>
      </w:r>
      <w:r w:rsidRPr="009C6F1B">
        <w:rPr>
          <w:rFonts w:hint="eastAsia"/>
        </w:rPr>
        <w:instrText xml:space="preserve">SEQ </w:instrText>
      </w:r>
      <w:r w:rsidRPr="009C6F1B">
        <w:rPr>
          <w:rFonts w:hint="eastAsia"/>
        </w:rPr>
        <w:instrText>图</w:instrText>
      </w:r>
      <w:r w:rsidRPr="009C6F1B">
        <w:rPr>
          <w:rFonts w:hint="eastAsia"/>
        </w:rPr>
        <w:instrText xml:space="preserve"> \* ARABIC</w:instrText>
      </w:r>
      <w:r w:rsidRPr="009C6F1B">
        <w:instrText xml:space="preserve"> </w:instrText>
      </w:r>
      <w:r w:rsidRPr="009C6F1B">
        <w:fldChar w:fldCharType="separate"/>
      </w:r>
      <w:r w:rsidR="000A2991">
        <w:rPr>
          <w:noProof/>
        </w:rPr>
        <w:t>16</w:t>
      </w:r>
      <w:r w:rsidRPr="009C6F1B">
        <w:fldChar w:fldCharType="end"/>
      </w:r>
      <w:r w:rsidRPr="009C6F1B">
        <w:rPr>
          <w:rFonts w:hint="eastAsia"/>
        </w:rPr>
        <w:t xml:space="preserve"> </w:t>
      </w:r>
      <w:r w:rsidRPr="009C6F1B">
        <w:rPr>
          <w:rFonts w:hint="eastAsia"/>
        </w:rPr>
        <w:t>发射时段计算</w:t>
      </w:r>
    </w:p>
    <w:p w:rsidR="009C6F1B" w:rsidRDefault="009C6F1B" w:rsidP="009C6F1B">
      <w:pPr>
        <w:widowControl/>
        <w:ind w:firstLine="420"/>
        <w:jc w:val="left"/>
      </w:pPr>
      <w:r>
        <w:rPr>
          <w:rFonts w:hint="eastAsia"/>
          <w:noProof/>
        </w:rPr>
        <mc:AlternateContent>
          <mc:Choice Requires="wps">
            <w:drawing>
              <wp:anchor distT="0" distB="0" distL="114300" distR="114300" simplePos="0" relativeHeight="251761664" behindDoc="0" locked="0" layoutInCell="1" allowOverlap="1" wp14:anchorId="71F77819" wp14:editId="3DC75423">
                <wp:simplePos x="0" y="0"/>
                <wp:positionH relativeFrom="column">
                  <wp:posOffset>304800</wp:posOffset>
                </wp:positionH>
                <wp:positionV relativeFrom="paragraph">
                  <wp:posOffset>128270</wp:posOffset>
                </wp:positionV>
                <wp:extent cx="4810125" cy="981075"/>
                <wp:effectExtent l="0" t="0" r="28575" b="28575"/>
                <wp:wrapNone/>
                <wp:docPr id="324" name="文本框 324"/>
                <wp:cNvGraphicFramePr/>
                <a:graphic xmlns:a="http://schemas.openxmlformats.org/drawingml/2006/main">
                  <a:graphicData uri="http://schemas.microsoft.com/office/word/2010/wordprocessingShape">
                    <wps:wsp>
                      <wps:cNvSpPr txBox="1"/>
                      <wps:spPr>
                        <a:xfrm>
                          <a:off x="0" y="0"/>
                          <a:ext cx="4810125" cy="98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9C6F1B">
                            <w:pPr>
                              <w:ind w:firstLine="420"/>
                            </w:pPr>
                            <w:r w:rsidRPr="009C6F1B">
                              <w:t>javascript:launchTime('&lt;%=bh%&gt;','&lt;%=type%&gt;')</w:t>
                            </w:r>
                            <w:r>
                              <w:rPr>
                                <w:rFonts w:hint="eastAsia"/>
                              </w:rPr>
                              <w:t>：位于</w:t>
                            </w:r>
                            <w:r>
                              <w:rPr>
                                <w:rFonts w:hint="eastAsia"/>
                              </w:rPr>
                              <w:t>js/DataManage/DataQuery.</w:t>
                            </w:r>
                            <w:proofErr w:type="gramStart"/>
                            <w:r>
                              <w:rPr>
                                <w:rFonts w:hint="eastAsia"/>
                              </w:rPr>
                              <w:t>js</w:t>
                            </w:r>
                            <w:proofErr w:type="gramEnd"/>
                          </w:p>
                          <w:p w:rsidR="00C8374F" w:rsidRDefault="00C8374F" w:rsidP="009C6F1B">
                            <w:pPr>
                              <w:ind w:firstLine="420"/>
                            </w:pPr>
                            <w:r>
                              <w:rPr>
                                <w:rFonts w:hint="eastAsia"/>
                              </w:rPr>
                              <w:t>跳转到</w:t>
                            </w:r>
                            <w:r w:rsidRPr="009C6F1B">
                              <w:t>DataQuery/LaunchTime.jsp</w:t>
                            </w:r>
                            <w:r>
                              <w:rPr>
                                <w:rFonts w:hint="eastAsia"/>
                              </w:rPr>
                              <w:t>并传递要计算的数据的类型和编号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4" o:spid="_x0000_s1070" type="#_x0000_t202" style="position:absolute;left:0;text-align:left;margin-left:24pt;margin-top:10.1pt;width:378.75pt;height:77.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" fillcolor="white [3201]" strokeweight=".5pt">
                <v:textbox>
                  <w:txbxContent>
                    <w:p w:rsidR="00696E03" w:rsidRDefault="00696E03" w:rsidP="009C6F1B">
                      <w:pPr>
                        <w:ind w:firstLine="420"/>
                      </w:pPr>
                      <w:r w:rsidRPr="009C6F1B">
                        <w:t>javascript:launchTime('&lt;%=bh%&gt;','&lt;%=type%&gt;')</w:t>
                      </w:r>
                      <w:r>
                        <w:rPr>
                          <w:rFonts w:hint="eastAsia"/>
                        </w:rPr>
                        <w:t>：位于</w:t>
                      </w:r>
                      <w:r>
                        <w:rPr>
                          <w:rFonts w:hint="eastAsia"/>
                        </w:rPr>
                        <w:t>js/DataManage/DataQuery.</w:t>
                      </w:r>
                      <w:proofErr w:type="gramStart"/>
                      <w:r>
                        <w:rPr>
                          <w:rFonts w:hint="eastAsia"/>
                        </w:rPr>
                        <w:t>js</w:t>
                      </w:r>
                      <w:proofErr w:type="gramEnd"/>
                    </w:p>
                    <w:p w:rsidR="00696E03" w:rsidRDefault="00696E03" w:rsidP="009C6F1B">
                      <w:pPr>
                        <w:ind w:firstLine="420"/>
                      </w:pPr>
                      <w:r>
                        <w:rPr>
                          <w:rFonts w:hint="eastAsia"/>
                        </w:rPr>
                        <w:t>跳转到</w:t>
                      </w:r>
                      <w:r w:rsidRPr="009C6F1B">
                        <w:t>DataQuery/LaunchTime.jsp</w:t>
                      </w:r>
                      <w:r>
                        <w:rPr>
                          <w:rFonts w:hint="eastAsia"/>
                        </w:rPr>
                        <w:t>并传递要计算的数据的类型和编号</w:t>
                      </w:r>
                    </w:p>
                  </w:txbxContent>
                </v:textbox>
              </v:shape>
            </w:pict>
          </mc:Fallback>
        </mc:AlternateContent>
      </w: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r>
        <w:rPr>
          <w:rFonts w:hint="eastAsia"/>
          <w:noProof/>
        </w:rPr>
        <mc:AlternateContent>
          <mc:Choice Requires="wps">
            <w:drawing>
              <wp:anchor distT="0" distB="0" distL="114300" distR="114300" simplePos="0" relativeHeight="251762688" behindDoc="0" locked="0" layoutInCell="1" allowOverlap="1" wp14:anchorId="22F3A2B3" wp14:editId="77B57AA6">
                <wp:simplePos x="0" y="0"/>
                <wp:positionH relativeFrom="column">
                  <wp:posOffset>304800</wp:posOffset>
                </wp:positionH>
                <wp:positionV relativeFrom="paragraph">
                  <wp:posOffset>7620</wp:posOffset>
                </wp:positionV>
                <wp:extent cx="4810125" cy="923925"/>
                <wp:effectExtent l="0" t="0" r="28575" b="28575"/>
                <wp:wrapNone/>
                <wp:docPr id="325" name="文本框 325"/>
                <wp:cNvGraphicFramePr/>
                <a:graphic xmlns:a="http://schemas.openxmlformats.org/drawingml/2006/main">
                  <a:graphicData uri="http://schemas.microsoft.com/office/word/2010/wordprocessingShape">
                    <wps:wsp>
                      <wps:cNvSpPr txBox="1"/>
                      <wps:spPr>
                        <a:xfrm>
                          <a:off x="0" y="0"/>
                          <a:ext cx="4810125" cy="923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9C6F1B">
                            <w:pPr>
                              <w:ind w:firstLine="420"/>
                            </w:pPr>
                            <w:r w:rsidRPr="009C6F1B">
                              <w:t>DataQuery/LaunchTime.jsp</w:t>
                            </w:r>
                          </w:p>
                          <w:p w:rsidR="00C8374F" w:rsidRDefault="00C8374F" w:rsidP="009C6F1B">
                            <w:pPr>
                              <w:ind w:firstLine="420"/>
                            </w:pPr>
                            <w:r>
                              <w:rPr>
                                <w:rFonts w:hint="eastAsia"/>
                              </w:rPr>
                              <w:t>调用静态函数</w:t>
                            </w:r>
                            <w:r w:rsidRPr="009C6F1B">
                              <w:t>Handle.DPJCfilter</w:t>
                            </w:r>
                            <w:r>
                              <w:rPr>
                                <w:rFonts w:hint="eastAsia"/>
                              </w:rPr>
                              <w:t>（）获取数据中场强的最大值、最小值、均值作为参考。用户输入阈值后，调用</w:t>
                            </w:r>
                            <w:r w:rsidRPr="009C6F1B">
                              <w:t>javascript</w:t>
                            </w:r>
                          </w:p>
                          <w:p w:rsidR="00C8374F" w:rsidRPr="00412F44" w:rsidRDefault="00C8374F" w:rsidP="009C6F1B">
                            <w:r w:rsidRPr="009C6F1B">
                              <w:t>:launchTimeProcess('&lt;%=bh%&gt;','&lt;%=type%&gt;')</w:t>
                            </w:r>
                            <w:r>
                              <w:rPr>
                                <w:rFonts w:hint="eastAsia"/>
                              </w:rPr>
                              <w:t>计算发射时段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5" o:spid="_x0000_s1071" type="#_x0000_t202" style="position:absolute;left:0;text-align:left;margin-left:24pt;margin-top:.6pt;width:378.75pt;height:72.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" fillcolor="white [3201]" strokeweight=".5pt">
                <v:textbox>
                  <w:txbxContent>
                    <w:p w:rsidR="00696E03" w:rsidRDefault="00696E03" w:rsidP="009C6F1B">
                      <w:pPr>
                        <w:ind w:firstLine="420"/>
                      </w:pPr>
                      <w:r w:rsidRPr="009C6F1B">
                        <w:t>DataQuery/LaunchTime.jsp</w:t>
                      </w:r>
                    </w:p>
                    <w:p w:rsidR="00696E03" w:rsidRDefault="00696E03" w:rsidP="009C6F1B">
                      <w:pPr>
                        <w:ind w:firstLine="420"/>
                      </w:pPr>
                      <w:r>
                        <w:rPr>
                          <w:rFonts w:hint="eastAsia"/>
                        </w:rPr>
                        <w:t>调用静态函数</w:t>
                      </w:r>
                      <w:r w:rsidRPr="009C6F1B">
                        <w:t>Handle.DPJCfilter</w:t>
                      </w:r>
                      <w:r>
                        <w:rPr>
                          <w:rFonts w:hint="eastAsia"/>
                        </w:rPr>
                        <w:t>（）获取数据中场强的最大值、最小值、均值作为参考。用户输入阈值后，调用</w:t>
                      </w:r>
                      <w:r w:rsidRPr="009C6F1B">
                        <w:t>javascript</w:t>
                      </w:r>
                    </w:p>
                    <w:p w:rsidR="00696E03" w:rsidRPr="00412F44" w:rsidRDefault="00696E03" w:rsidP="009C6F1B">
                      <w:r w:rsidRPr="009C6F1B">
                        <w:t>:launchTimeProcess('&lt;%=bh%&gt;','&lt;%=type%&gt;')</w:t>
                      </w:r>
                      <w:r>
                        <w:rPr>
                          <w:rFonts w:hint="eastAsia"/>
                        </w:rPr>
                        <w:t>计算发射时段</w:t>
                      </w:r>
                    </w:p>
                  </w:txbxContent>
                </v:textbox>
              </v:shape>
            </w:pict>
          </mc:Fallback>
        </mc:AlternateContent>
      </w:r>
    </w:p>
    <w:p w:rsidR="009C6F1B" w:rsidRDefault="009C6F1B" w:rsidP="009C6F1B">
      <w:pPr>
        <w:widowControl/>
        <w:ind w:firstLine="420"/>
        <w:jc w:val="left"/>
      </w:pPr>
    </w:p>
    <w:p w:rsidR="009C6F1B" w:rsidRDefault="009C6F1B" w:rsidP="009C6F1B">
      <w:pPr>
        <w:widowControl/>
        <w:ind w:firstLine="420"/>
        <w:jc w:val="left"/>
      </w:pPr>
    </w:p>
    <w:p w:rsidR="009C6F1B" w:rsidRPr="00581226" w:rsidRDefault="009C6F1B" w:rsidP="009C6F1B"/>
    <w:p w:rsidR="009C6F1B" w:rsidRPr="00C00019" w:rsidRDefault="009C6F1B" w:rsidP="009C6F1B"/>
    <w:p w:rsidR="009C6F1B" w:rsidRDefault="009C6F1B" w:rsidP="009C6F1B">
      <w:pPr>
        <w:widowControl/>
        <w:ind w:firstLine="420"/>
        <w:jc w:val="left"/>
      </w:pPr>
      <w:r>
        <w:rPr>
          <w:rFonts w:hint="eastAsia"/>
          <w:noProof/>
        </w:rPr>
        <mc:AlternateContent>
          <mc:Choice Requires="wps">
            <w:drawing>
              <wp:anchor distT="0" distB="0" distL="114300" distR="114300" simplePos="0" relativeHeight="251764736" behindDoc="0" locked="0" layoutInCell="1" allowOverlap="1" wp14:anchorId="082F3967" wp14:editId="16B9EB14">
                <wp:simplePos x="0" y="0"/>
                <wp:positionH relativeFrom="column">
                  <wp:posOffset>304800</wp:posOffset>
                </wp:positionH>
                <wp:positionV relativeFrom="paragraph">
                  <wp:posOffset>74296</wp:posOffset>
                </wp:positionV>
                <wp:extent cx="4810125" cy="819150"/>
                <wp:effectExtent l="0" t="0" r="28575" b="19050"/>
                <wp:wrapNone/>
                <wp:docPr id="328" name="文本框 328"/>
                <wp:cNvGraphicFramePr/>
                <a:graphic xmlns:a="http://schemas.openxmlformats.org/drawingml/2006/main">
                  <a:graphicData uri="http://schemas.microsoft.com/office/word/2010/wordprocessingShape">
                    <wps:wsp>
                      <wps:cNvSpPr txBox="1"/>
                      <wps:spPr>
                        <a:xfrm>
                          <a:off x="0" y="0"/>
                          <a:ext cx="4810125"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9C6F1B">
                            <w:pPr>
                              <w:ind w:firstLine="420"/>
                            </w:pPr>
                            <w:proofErr w:type="gramStart"/>
                            <w:r w:rsidRPr="009C6F1B">
                              <w:t>javascript:</w:t>
                            </w:r>
                            <w:proofErr w:type="gramEnd"/>
                            <w:r w:rsidRPr="009C6F1B">
                              <w:t>launchTimeProcess('&lt;%=bh%&gt;','&lt;%=type%&gt;')</w:t>
                            </w:r>
                          </w:p>
                          <w:p w:rsidR="00C8374F" w:rsidRPr="00412F44" w:rsidRDefault="00C8374F" w:rsidP="009C6F1B">
                            <w:r>
                              <w:rPr>
                                <w:rFonts w:hint="eastAsia"/>
                              </w:rPr>
                              <w:tab/>
                              <w:t>ajax</w:t>
                            </w:r>
                            <w:r>
                              <w:rPr>
                                <w:rFonts w:hint="eastAsia"/>
                              </w:rPr>
                              <w:t>异步进入</w:t>
                            </w:r>
                            <w:r w:rsidRPr="009C6F1B">
                              <w:t>DataQuery/LaunchTimeProcess.jsp</w:t>
                            </w:r>
                            <w:r>
                              <w:rPr>
                                <w:rFonts w:hint="eastAsia"/>
                              </w:rPr>
                              <w:t>，将返回结果显示在</w:t>
                            </w:r>
                            <w:r>
                              <w:rPr>
                                <w:rFonts w:hint="eastAsia"/>
                              </w:rPr>
                              <w:t>response</w:t>
                            </w:r>
                            <w:r>
                              <w:rPr>
                                <w:rFonts w:hint="eastAsia"/>
                              </w:rPr>
                              <w:t>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8" o:spid="_x0000_s1072" type="#_x0000_t202" style="position:absolute;left:0;text-align:left;margin-left:24pt;margin-top:5.85pt;width:378.75pt;height:6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" fillcolor="white [3201]" strokeweight=".5pt">
                <v:textbox>
                  <w:txbxContent>
                    <w:p w:rsidR="00696E03" w:rsidRDefault="00696E03" w:rsidP="009C6F1B">
                      <w:pPr>
                        <w:ind w:firstLine="420"/>
                      </w:pPr>
                      <w:proofErr w:type="gramStart"/>
                      <w:r w:rsidRPr="009C6F1B">
                        <w:t>javascript:</w:t>
                      </w:r>
                      <w:proofErr w:type="gramEnd"/>
                      <w:r w:rsidRPr="009C6F1B">
                        <w:t>launchTimeProcess('&lt;%=bh%&gt;','&lt;%=type%&gt;')</w:t>
                      </w:r>
                    </w:p>
                    <w:p w:rsidR="00696E03" w:rsidRPr="00412F44" w:rsidRDefault="00696E03" w:rsidP="009C6F1B">
                      <w:r>
                        <w:rPr>
                          <w:rFonts w:hint="eastAsia"/>
                        </w:rPr>
                        <w:tab/>
                        <w:t>ajax</w:t>
                      </w:r>
                      <w:r>
                        <w:rPr>
                          <w:rFonts w:hint="eastAsia"/>
                        </w:rPr>
                        <w:t>异步进入</w:t>
                      </w:r>
                      <w:r w:rsidRPr="009C6F1B">
                        <w:t>DataQuery/LaunchTimeProcess.jsp</w:t>
                      </w:r>
                      <w:r>
                        <w:rPr>
                          <w:rFonts w:hint="eastAsia"/>
                        </w:rPr>
                        <w:t>，将返回结果显示在</w:t>
                      </w:r>
                      <w:r>
                        <w:rPr>
                          <w:rFonts w:hint="eastAsia"/>
                        </w:rPr>
                        <w:t>response</w:t>
                      </w:r>
                      <w:r>
                        <w:rPr>
                          <w:rFonts w:hint="eastAsia"/>
                        </w:rPr>
                        <w:t>处。</w:t>
                      </w:r>
                    </w:p>
                  </w:txbxContent>
                </v:textbox>
              </v:shape>
            </w:pict>
          </mc:Fallback>
        </mc:AlternateContent>
      </w: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r>
        <w:rPr>
          <w:rFonts w:hint="eastAsia"/>
          <w:noProof/>
        </w:rPr>
        <mc:AlternateContent>
          <mc:Choice Requires="wps">
            <w:drawing>
              <wp:anchor distT="0" distB="0" distL="114300" distR="114300" simplePos="0" relativeHeight="251766784" behindDoc="0" locked="0" layoutInCell="1" allowOverlap="1" wp14:anchorId="757C1CC1" wp14:editId="356804AF">
                <wp:simplePos x="0" y="0"/>
                <wp:positionH relativeFrom="column">
                  <wp:posOffset>304800</wp:posOffset>
                </wp:positionH>
                <wp:positionV relativeFrom="paragraph">
                  <wp:posOffset>186690</wp:posOffset>
                </wp:positionV>
                <wp:extent cx="4810125" cy="752475"/>
                <wp:effectExtent l="0" t="0" r="28575" b="28575"/>
                <wp:wrapNone/>
                <wp:docPr id="330" name="文本框 330"/>
                <wp:cNvGraphicFramePr/>
                <a:graphic xmlns:a="http://schemas.openxmlformats.org/drawingml/2006/main">
                  <a:graphicData uri="http://schemas.microsoft.com/office/word/2010/wordprocessingShape">
                    <wps:wsp>
                      <wps:cNvSpPr txBox="1"/>
                      <wps:spPr>
                        <a:xfrm>
                          <a:off x="0" y="0"/>
                          <a:ext cx="4810125" cy="752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8374F" w:rsidRDefault="00C8374F" w:rsidP="009C6F1B">
                            <w:pPr>
                              <w:ind w:firstLine="420"/>
                            </w:pPr>
                            <w:proofErr w:type="gramStart"/>
                            <w:r w:rsidRPr="009C6F1B">
                              <w:t>javascript:</w:t>
                            </w:r>
                            <w:proofErr w:type="gramEnd"/>
                            <w:r w:rsidRPr="009C6F1B">
                              <w:t>launchTimeProcess('&lt;%=bh%&gt;','&lt;%=type%&gt;')</w:t>
                            </w:r>
                          </w:p>
                          <w:p w:rsidR="00C8374F" w:rsidRPr="00412F44" w:rsidRDefault="00C8374F" w:rsidP="009C6F1B">
                            <w:r>
                              <w:rPr>
                                <w:rFonts w:hint="eastAsia"/>
                              </w:rPr>
                              <w:tab/>
                            </w:r>
                            <w:r>
                              <w:rPr>
                                <w:rFonts w:hint="eastAsia"/>
                              </w:rPr>
                              <w:t>调用静态函数</w:t>
                            </w:r>
                            <w:r w:rsidRPr="009C6F1B">
                              <w:t>Handle.launchTime</w:t>
                            </w:r>
                            <w:r>
                              <w:rPr>
                                <w:rFonts w:hint="eastAsia"/>
                              </w:rPr>
                              <w:t>（），返回发射时段的计算结果，并把计算结果写入信号参数登记表中。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0" o:spid="_x0000_s1073" type="#_x0000_t202" style="position:absolute;left:0;text-align:left;margin-left:24pt;margin-top:14.7pt;width:378.7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" fillcolor="white [3201]" strokeweight=".5pt">
                <v:textbox>
                  <w:txbxContent>
                    <w:p w:rsidR="00696E03" w:rsidRDefault="00696E03" w:rsidP="009C6F1B">
                      <w:pPr>
                        <w:ind w:firstLine="420"/>
                      </w:pPr>
                      <w:proofErr w:type="gramStart"/>
                      <w:r w:rsidRPr="009C6F1B">
                        <w:t>javascript:</w:t>
                      </w:r>
                      <w:proofErr w:type="gramEnd"/>
                      <w:r w:rsidRPr="009C6F1B">
                        <w:t>launchTimeProcess('&lt;%=bh%&gt;','&lt;%=type%&gt;')</w:t>
                      </w:r>
                    </w:p>
                    <w:p w:rsidR="00696E03" w:rsidRPr="00412F44" w:rsidRDefault="00696E03" w:rsidP="009C6F1B">
                      <w:r>
                        <w:rPr>
                          <w:rFonts w:hint="eastAsia"/>
                        </w:rPr>
                        <w:tab/>
                      </w:r>
                      <w:r>
                        <w:rPr>
                          <w:rFonts w:hint="eastAsia"/>
                        </w:rPr>
                        <w:t>调用静态函数</w:t>
                      </w:r>
                      <w:r w:rsidRPr="009C6F1B">
                        <w:t>Handle.launchTime</w:t>
                      </w:r>
                      <w:r>
                        <w:rPr>
                          <w:rFonts w:hint="eastAsia"/>
                        </w:rPr>
                        <w:t>（），返回发射时段的计算结果，并把计算结果写入信号参数登记表中。</w:t>
                      </w:r>
                    </w:p>
                  </w:txbxContent>
                </v:textbox>
              </v:shape>
            </w:pict>
          </mc:Fallback>
        </mc:AlternateContent>
      </w: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Default="009C6F1B" w:rsidP="009C6F1B">
      <w:pPr>
        <w:widowControl/>
        <w:ind w:firstLine="420"/>
        <w:jc w:val="left"/>
      </w:pPr>
    </w:p>
    <w:p w:rsidR="009C6F1B" w:rsidRPr="00D77630" w:rsidRDefault="009C6F1B" w:rsidP="009C6F1B">
      <w:pPr>
        <w:widowControl/>
        <w:ind w:firstLine="420"/>
        <w:jc w:val="left"/>
      </w:pPr>
      <w:r>
        <w:rPr>
          <w:rFonts w:hint="eastAsia"/>
        </w:rPr>
        <w:t>操作的数据表为原始监测数据表和信号参数登记表。</w:t>
      </w:r>
    </w:p>
    <w:p w:rsidR="009C6F1B" w:rsidRPr="009C6F1B" w:rsidRDefault="009C6F1B" w:rsidP="009C6F1B"/>
    <w:p w:rsidR="00F21F3E" w:rsidRDefault="00B65259" w:rsidP="00F21F3E">
      <w:pPr>
        <w:pStyle w:val="2"/>
      </w:pPr>
      <w:bookmarkStart w:id="48" w:name="_Toc501961677"/>
      <w:r>
        <w:rPr>
          <w:rFonts w:hint="eastAsia"/>
        </w:rPr>
        <w:t>10.13</w:t>
      </w:r>
      <w:r w:rsidR="00F21F3E">
        <w:rPr>
          <w:rFonts w:hint="eastAsia"/>
        </w:rPr>
        <w:t>导出频点</w:t>
      </w:r>
      <w:bookmarkEnd w:id="48"/>
    </w:p>
    <w:p w:rsidR="009C6F1B" w:rsidRDefault="009C6F1B" w:rsidP="009C6F1B">
      <w:pPr>
        <w:ind w:firstLineChars="200" w:firstLine="420"/>
      </w:pPr>
      <w:r>
        <w:rPr>
          <w:rFonts w:hint="eastAsia"/>
        </w:rPr>
        <w:t>频段扫描原始监测数据需要</w:t>
      </w:r>
      <w:r w:rsidR="0034648C">
        <w:rPr>
          <w:rFonts w:hint="eastAsia"/>
        </w:rPr>
        <w:t>导出频点</w:t>
      </w:r>
      <w:r>
        <w:rPr>
          <w:rFonts w:hint="eastAsia"/>
        </w:rPr>
        <w:t>。</w:t>
      </w:r>
      <w:r w:rsidR="0034648C">
        <w:rPr>
          <w:rFonts w:hint="eastAsia"/>
        </w:rPr>
        <w:t>导出频点</w:t>
      </w:r>
      <w:r>
        <w:rPr>
          <w:rFonts w:hint="eastAsia"/>
        </w:rPr>
        <w:t>的操作按钮位于查询结果中对应数据所在的行。点击</w:t>
      </w:r>
      <w:r w:rsidR="0034648C">
        <w:rPr>
          <w:rFonts w:hint="eastAsia"/>
        </w:rPr>
        <w:t>导出频点</w:t>
      </w:r>
      <w:r>
        <w:rPr>
          <w:rFonts w:hint="eastAsia"/>
        </w:rPr>
        <w:t>按钮，</w:t>
      </w:r>
      <w:r w:rsidR="0034648C">
        <w:rPr>
          <w:rFonts w:hint="eastAsia"/>
        </w:rPr>
        <w:t>选择导出方式，</w:t>
      </w:r>
      <w:r>
        <w:rPr>
          <w:rFonts w:hint="eastAsia"/>
        </w:rPr>
        <w:t>完成</w:t>
      </w:r>
      <w:r w:rsidR="0034648C">
        <w:rPr>
          <w:rFonts w:hint="eastAsia"/>
        </w:rPr>
        <w:t>导出</w:t>
      </w:r>
      <w:r>
        <w:rPr>
          <w:rFonts w:hint="eastAsia"/>
        </w:rPr>
        <w:t>。</w:t>
      </w:r>
    </w:p>
    <w:p w:rsidR="009C6F1B" w:rsidRDefault="009C6F1B" w:rsidP="009C6F1B">
      <w:pPr>
        <w:ind w:firstLineChars="200" w:firstLine="420"/>
      </w:pPr>
      <w:r>
        <w:rPr>
          <w:rFonts w:hint="eastAsia"/>
        </w:rPr>
        <w:t>页面布局如下图所示。</w:t>
      </w:r>
    </w:p>
    <w:p w:rsidR="0034648C" w:rsidRDefault="0034648C" w:rsidP="0034648C">
      <w:pPr>
        <w:keepNext/>
      </w:pPr>
      <w:r>
        <w:rPr>
          <w:noProof/>
        </w:rPr>
        <w:drawing>
          <wp:inline distT="0" distB="0" distL="0" distR="0" wp14:anchorId="72888F0E" wp14:editId="7BE4F1FC">
            <wp:extent cx="4819650" cy="30480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9650" cy="3048000"/>
                    </a:xfrm>
                    <a:prstGeom prst="rect">
                      <a:avLst/>
                    </a:prstGeom>
                  </pic:spPr>
                </pic:pic>
              </a:graphicData>
            </a:graphic>
          </wp:inline>
        </w:drawing>
      </w:r>
    </w:p>
    <w:p w:rsidR="009C6F1B" w:rsidRDefault="0034648C" w:rsidP="0034648C">
      <w:pPr>
        <w:pStyle w:val="ac"/>
      </w:pPr>
      <w:r w:rsidRPr="0034648C">
        <w:rPr>
          <w:rFonts w:hint="eastAsia"/>
        </w:rPr>
        <w:t>图</w:t>
      </w:r>
      <w:r w:rsidRPr="0034648C">
        <w:rPr>
          <w:rFonts w:hint="eastAsia"/>
        </w:rPr>
        <w:t xml:space="preserve"> </w:t>
      </w:r>
      <w:r w:rsidRPr="0034648C">
        <w:fldChar w:fldCharType="begin"/>
      </w:r>
      <w:r w:rsidRPr="0034648C">
        <w:instrText xml:space="preserve"> </w:instrText>
      </w:r>
      <w:r w:rsidRPr="0034648C">
        <w:rPr>
          <w:rFonts w:hint="eastAsia"/>
        </w:rPr>
        <w:instrText xml:space="preserve">SEQ </w:instrText>
      </w:r>
      <w:r w:rsidRPr="0034648C">
        <w:rPr>
          <w:rFonts w:hint="eastAsia"/>
        </w:rPr>
        <w:instrText>图</w:instrText>
      </w:r>
      <w:r w:rsidRPr="0034648C">
        <w:rPr>
          <w:rFonts w:hint="eastAsia"/>
        </w:rPr>
        <w:instrText xml:space="preserve"> \* ARABIC</w:instrText>
      </w:r>
      <w:r w:rsidRPr="0034648C">
        <w:instrText xml:space="preserve"> </w:instrText>
      </w:r>
      <w:r w:rsidRPr="0034648C">
        <w:fldChar w:fldCharType="separate"/>
      </w:r>
      <w:r w:rsidR="000A2991">
        <w:rPr>
          <w:noProof/>
        </w:rPr>
        <w:t>17</w:t>
      </w:r>
      <w:r w:rsidRPr="0034648C">
        <w:fldChar w:fldCharType="end"/>
      </w:r>
      <w:r w:rsidRPr="0034648C">
        <w:rPr>
          <w:rFonts w:hint="eastAsia"/>
        </w:rPr>
        <w:t xml:space="preserve"> </w:t>
      </w:r>
      <w:r w:rsidRPr="0034648C">
        <w:rPr>
          <w:rFonts w:hint="eastAsia"/>
        </w:rPr>
        <w:t>导出频点</w:t>
      </w:r>
    </w:p>
    <w:tbl>
      <w:tblPr>
        <w:tblStyle w:val="a5"/>
        <w:tblW w:w="0" w:type="auto"/>
        <w:tblLayout w:type="fixed"/>
        <w:tblLook w:val="04A0" w:firstRow="1" w:lastRow="0" w:firstColumn="1" w:lastColumn="0" w:noHBand="0" w:noVBand="1"/>
      </w:tblPr>
      <w:tblGrid>
        <w:gridCol w:w="2376"/>
        <w:gridCol w:w="4474"/>
        <w:gridCol w:w="1672"/>
      </w:tblGrid>
      <w:tr w:rsidR="0034648C" w:rsidTr="0034648C">
        <w:tc>
          <w:tcPr>
            <w:tcW w:w="2376" w:type="dxa"/>
          </w:tcPr>
          <w:p w:rsidR="0034648C" w:rsidRDefault="0034648C" w:rsidP="0034648C">
            <w:r>
              <w:rPr>
                <w:rFonts w:hint="eastAsia"/>
              </w:rPr>
              <w:t>页面</w:t>
            </w:r>
          </w:p>
        </w:tc>
        <w:tc>
          <w:tcPr>
            <w:tcW w:w="4474" w:type="dxa"/>
          </w:tcPr>
          <w:p w:rsidR="0034648C" w:rsidRDefault="0034648C" w:rsidP="0034648C">
            <w:r>
              <w:rPr>
                <w:rFonts w:hint="eastAsia"/>
              </w:rPr>
              <w:t>功能</w:t>
            </w:r>
          </w:p>
        </w:tc>
        <w:tc>
          <w:tcPr>
            <w:tcW w:w="1672" w:type="dxa"/>
          </w:tcPr>
          <w:p w:rsidR="0034648C" w:rsidRDefault="0034648C" w:rsidP="0034648C">
            <w:r>
              <w:rPr>
                <w:rFonts w:hint="eastAsia"/>
              </w:rPr>
              <w:t>说明</w:t>
            </w:r>
          </w:p>
        </w:tc>
      </w:tr>
      <w:tr w:rsidR="0034648C" w:rsidTr="0034648C">
        <w:tc>
          <w:tcPr>
            <w:tcW w:w="2376" w:type="dxa"/>
          </w:tcPr>
          <w:p w:rsidR="0034648C" w:rsidRDefault="0034648C" w:rsidP="0034648C">
            <w:proofErr w:type="gramStart"/>
            <w:r w:rsidRPr="0034648C">
              <w:t>javascript:</w:t>
            </w:r>
            <w:proofErr w:type="gramEnd"/>
            <w:r w:rsidRPr="0034648C">
              <w:t>exportFileFrequence('&lt;%=bh%&gt;','&lt;%=type%&gt;','')</w:t>
            </w:r>
          </w:p>
        </w:tc>
        <w:tc>
          <w:tcPr>
            <w:tcW w:w="4474" w:type="dxa"/>
          </w:tcPr>
          <w:p w:rsidR="0034648C" w:rsidRDefault="0034648C" w:rsidP="0034648C">
            <w:r>
              <w:rPr>
                <w:rFonts w:hint="eastAsia"/>
              </w:rPr>
              <w:t>点击后打开</w:t>
            </w:r>
            <w:r w:rsidRPr="0034648C">
              <w:t>DataQuery/ExportFile.jsp</w:t>
            </w:r>
            <w:r>
              <w:rPr>
                <w:rFonts w:hint="eastAsia"/>
              </w:rPr>
              <w:t>页面。</w:t>
            </w:r>
          </w:p>
        </w:tc>
        <w:tc>
          <w:tcPr>
            <w:tcW w:w="1672" w:type="dxa"/>
          </w:tcPr>
          <w:p w:rsidR="0034648C" w:rsidRDefault="0034648C" w:rsidP="0034648C"/>
        </w:tc>
      </w:tr>
      <w:tr w:rsidR="0034648C" w:rsidTr="0034648C">
        <w:tc>
          <w:tcPr>
            <w:tcW w:w="2376" w:type="dxa"/>
          </w:tcPr>
          <w:p w:rsidR="0034648C" w:rsidRDefault="0034648C" w:rsidP="0034648C">
            <w:r w:rsidRPr="0034648C">
              <w:t>DataQuery/ExportFile.jsp</w:t>
            </w:r>
          </w:p>
        </w:tc>
        <w:tc>
          <w:tcPr>
            <w:tcW w:w="4474" w:type="dxa"/>
          </w:tcPr>
          <w:p w:rsidR="0034648C" w:rsidRDefault="0034648C" w:rsidP="0034648C">
            <w:r>
              <w:rPr>
                <w:rFonts w:hint="eastAsia"/>
              </w:rPr>
              <w:t>提供导出频点页面。调用静态函数</w:t>
            </w:r>
            <w:r w:rsidRPr="0034648C">
              <w:t>Handle.PDSMFrequence</w:t>
            </w:r>
            <w:r>
              <w:t>（），</w:t>
            </w:r>
            <w:r>
              <w:rPr>
                <w:rFonts w:hint="eastAsia"/>
              </w:rPr>
              <w:t>获取所有频点。用户选择一个频点后，选择保存到本地或录入到数据库，调用函数</w:t>
            </w:r>
            <w:r w:rsidRPr="0034648C">
              <w:t>javascript:exportFileFromPDSM</w:t>
            </w:r>
            <w:r>
              <w:t>（），</w:t>
            </w:r>
            <w:r>
              <w:rPr>
                <w:rFonts w:hint="eastAsia"/>
              </w:rPr>
              <w:t>函数的参数为</w:t>
            </w:r>
            <w:r>
              <w:rPr>
                <w:rFonts w:hint="eastAsia"/>
              </w:rPr>
              <w:t>1</w:t>
            </w:r>
            <w:r>
              <w:rPr>
                <w:rFonts w:hint="eastAsia"/>
              </w:rPr>
              <w:t>说明保存到本地。为</w:t>
            </w:r>
            <w:r>
              <w:rPr>
                <w:rFonts w:hint="eastAsia"/>
              </w:rPr>
              <w:t>2</w:t>
            </w:r>
            <w:r>
              <w:rPr>
                <w:rFonts w:hint="eastAsia"/>
              </w:rPr>
              <w:t>说明了录入到数据库。</w:t>
            </w:r>
          </w:p>
        </w:tc>
        <w:tc>
          <w:tcPr>
            <w:tcW w:w="1672" w:type="dxa"/>
          </w:tcPr>
          <w:p w:rsidR="0034648C" w:rsidRDefault="0034648C" w:rsidP="0034648C"/>
        </w:tc>
      </w:tr>
      <w:tr w:rsidR="0034648C" w:rsidTr="0034648C">
        <w:tc>
          <w:tcPr>
            <w:tcW w:w="2376" w:type="dxa"/>
          </w:tcPr>
          <w:p w:rsidR="0034648C" w:rsidRDefault="0034648C" w:rsidP="0034648C">
            <w:r w:rsidRPr="0034648C">
              <w:t>javascript:exportFileFromPDSM</w:t>
            </w:r>
            <w:r>
              <w:t>（）</w:t>
            </w:r>
          </w:p>
        </w:tc>
        <w:tc>
          <w:tcPr>
            <w:tcW w:w="4474" w:type="dxa"/>
          </w:tcPr>
          <w:p w:rsidR="0034648C" w:rsidRDefault="0034648C" w:rsidP="0034648C">
            <w:r>
              <w:rPr>
                <w:rFonts w:hint="eastAsia"/>
              </w:rPr>
              <w:t>参数为</w:t>
            </w:r>
            <w:r>
              <w:rPr>
                <w:rFonts w:hint="eastAsia"/>
              </w:rPr>
              <w:t>1</w:t>
            </w:r>
            <w:r>
              <w:rPr>
                <w:rFonts w:hint="eastAsia"/>
              </w:rPr>
              <w:t>：异步进入</w:t>
            </w:r>
            <w:r w:rsidRPr="0034648C">
              <w:t>DataImport/ExportFilefromPDSM.jsp</w:t>
            </w:r>
            <w:r>
              <w:t>，</w:t>
            </w:r>
            <w:r>
              <w:rPr>
                <w:rFonts w:hint="eastAsia"/>
              </w:rPr>
              <w:t>将返回结果显示在</w:t>
            </w:r>
            <w:r>
              <w:rPr>
                <w:rFonts w:hint="eastAsia"/>
              </w:rPr>
              <w:t>response</w:t>
            </w:r>
            <w:r>
              <w:rPr>
                <w:rFonts w:hint="eastAsia"/>
              </w:rPr>
              <w:t>。</w:t>
            </w:r>
          </w:p>
          <w:p w:rsidR="0034648C" w:rsidRDefault="0034648C" w:rsidP="0034648C">
            <w:r>
              <w:rPr>
                <w:rFonts w:hint="eastAsia"/>
              </w:rPr>
              <w:t>参数为</w:t>
            </w:r>
            <w:r>
              <w:rPr>
                <w:rFonts w:hint="eastAsia"/>
              </w:rPr>
              <w:t>2</w:t>
            </w:r>
            <w:r>
              <w:rPr>
                <w:rFonts w:hint="eastAsia"/>
              </w:rPr>
              <w:t>：异步进入</w:t>
            </w:r>
            <w:r w:rsidRPr="0034648C">
              <w:t>DataImport/ExportFrequencefromPDSM.jsp</w:t>
            </w:r>
            <w:r>
              <w:t>，</w:t>
            </w:r>
            <w:r>
              <w:rPr>
                <w:rFonts w:hint="eastAsia"/>
              </w:rPr>
              <w:t>将返回结果显示在</w:t>
            </w:r>
            <w:r>
              <w:rPr>
                <w:rFonts w:hint="eastAsia"/>
              </w:rPr>
              <w:t>response</w:t>
            </w:r>
            <w:r>
              <w:rPr>
                <w:rFonts w:hint="eastAsia"/>
              </w:rPr>
              <w:t>。</w:t>
            </w:r>
          </w:p>
          <w:p w:rsidR="0034648C" w:rsidRPr="0034648C" w:rsidRDefault="0034648C" w:rsidP="0034648C"/>
        </w:tc>
        <w:tc>
          <w:tcPr>
            <w:tcW w:w="1672" w:type="dxa"/>
          </w:tcPr>
          <w:p w:rsidR="0034648C" w:rsidRDefault="0034648C" w:rsidP="0034648C"/>
        </w:tc>
      </w:tr>
      <w:tr w:rsidR="0034648C" w:rsidTr="0034648C">
        <w:tc>
          <w:tcPr>
            <w:tcW w:w="2376" w:type="dxa"/>
          </w:tcPr>
          <w:p w:rsidR="0034648C" w:rsidRDefault="0034648C" w:rsidP="0034648C">
            <w:r w:rsidRPr="0034648C">
              <w:t>DataImport/ExportFilefr</w:t>
            </w:r>
            <w:r w:rsidRPr="0034648C">
              <w:lastRenderedPageBreak/>
              <w:t>omPDSM.jsp</w:t>
            </w:r>
          </w:p>
        </w:tc>
        <w:tc>
          <w:tcPr>
            <w:tcW w:w="4474" w:type="dxa"/>
          </w:tcPr>
          <w:p w:rsidR="0034648C" w:rsidRDefault="0034648C" w:rsidP="0034648C">
            <w:r>
              <w:rPr>
                <w:rFonts w:hint="eastAsia"/>
              </w:rPr>
              <w:lastRenderedPageBreak/>
              <w:t>调用静态函数</w:t>
            </w:r>
            <w:r w:rsidRPr="0034648C">
              <w:t>Handle.writeCSVfromCSV</w:t>
            </w:r>
            <w:r>
              <w:t>（），</w:t>
            </w:r>
            <w:r>
              <w:rPr>
                <w:rFonts w:hint="eastAsia"/>
              </w:rPr>
              <w:t>将</w:t>
            </w:r>
            <w:r>
              <w:rPr>
                <w:rFonts w:hint="eastAsia"/>
              </w:rPr>
              <w:lastRenderedPageBreak/>
              <w:t>该频点的数据写入</w:t>
            </w:r>
            <w:r>
              <w:rPr>
                <w:rFonts w:hint="eastAsia"/>
              </w:rPr>
              <w:t>csv</w:t>
            </w:r>
            <w:r>
              <w:rPr>
                <w:rFonts w:hint="eastAsia"/>
              </w:rPr>
              <w:t>文件并导出到本地。</w:t>
            </w:r>
          </w:p>
        </w:tc>
        <w:tc>
          <w:tcPr>
            <w:tcW w:w="1672" w:type="dxa"/>
          </w:tcPr>
          <w:p w:rsidR="0034648C" w:rsidRDefault="0034648C" w:rsidP="0034648C"/>
        </w:tc>
      </w:tr>
      <w:tr w:rsidR="0034648C" w:rsidTr="0034648C">
        <w:tc>
          <w:tcPr>
            <w:tcW w:w="2376" w:type="dxa"/>
          </w:tcPr>
          <w:p w:rsidR="0034648C" w:rsidRDefault="0034648C" w:rsidP="0034648C">
            <w:r w:rsidRPr="0034648C">
              <w:lastRenderedPageBreak/>
              <w:t>DataImport/ExportFrequencefromPDSM.jsp</w:t>
            </w:r>
          </w:p>
        </w:tc>
        <w:tc>
          <w:tcPr>
            <w:tcW w:w="4474" w:type="dxa"/>
          </w:tcPr>
          <w:p w:rsidR="0034648C" w:rsidRDefault="0034648C" w:rsidP="0034648C">
            <w:r>
              <w:rPr>
                <w:rFonts w:hint="eastAsia"/>
              </w:rPr>
              <w:t>调用静态函数</w:t>
            </w:r>
            <w:r w:rsidRPr="0034648C">
              <w:t>Handle.writeCSVfromCSV</w:t>
            </w:r>
            <w:r>
              <w:t>（），</w:t>
            </w:r>
            <w:r>
              <w:rPr>
                <w:rFonts w:hint="eastAsia"/>
              </w:rPr>
              <w:t>将该频点的数据导入到单频监测数据表。</w:t>
            </w:r>
          </w:p>
        </w:tc>
        <w:tc>
          <w:tcPr>
            <w:tcW w:w="1672" w:type="dxa"/>
          </w:tcPr>
          <w:p w:rsidR="0034648C" w:rsidRDefault="0034648C" w:rsidP="0034648C"/>
        </w:tc>
      </w:tr>
    </w:tbl>
    <w:p w:rsidR="0034648C" w:rsidRPr="0034648C" w:rsidRDefault="0034648C" w:rsidP="0034648C">
      <w:pPr>
        <w:widowControl/>
        <w:ind w:firstLine="420"/>
        <w:jc w:val="left"/>
      </w:pPr>
      <w:r>
        <w:rPr>
          <w:rFonts w:hint="eastAsia"/>
        </w:rPr>
        <w:t>操作的数据表为频段扫描原始监测数据表和单频监测原始监测数据表。</w:t>
      </w:r>
    </w:p>
    <w:p w:rsidR="00F21F3E" w:rsidRDefault="00B65259" w:rsidP="00F21F3E">
      <w:pPr>
        <w:pStyle w:val="2"/>
      </w:pPr>
      <w:bookmarkStart w:id="49" w:name="_Toc501961678"/>
      <w:r>
        <w:rPr>
          <w:rFonts w:hint="eastAsia"/>
        </w:rPr>
        <w:t>10.14</w:t>
      </w:r>
      <w:r w:rsidR="00F21F3E">
        <w:rPr>
          <w:rFonts w:hint="eastAsia"/>
        </w:rPr>
        <w:t>图形查看</w:t>
      </w:r>
      <w:bookmarkEnd w:id="49"/>
    </w:p>
    <w:p w:rsidR="006B1FC5" w:rsidRDefault="00617B89" w:rsidP="006B1FC5">
      <w:pPr>
        <w:ind w:firstLineChars="200" w:firstLine="420"/>
      </w:pPr>
      <w:r w:rsidRPr="00617B89">
        <w:rPr>
          <w:rFonts w:hint="eastAsia"/>
        </w:rPr>
        <w:t>图形查看</w:t>
      </w:r>
      <w:r w:rsidR="006B1FC5">
        <w:rPr>
          <w:rFonts w:hint="eastAsia"/>
        </w:rPr>
        <w:t>的操作按钮位于查询结果中对应数据所在的行。点击</w:t>
      </w:r>
      <w:r w:rsidRPr="00617B89">
        <w:rPr>
          <w:rFonts w:hint="eastAsia"/>
        </w:rPr>
        <w:t>图形查看</w:t>
      </w:r>
      <w:r w:rsidR="006B1FC5">
        <w:rPr>
          <w:rFonts w:hint="eastAsia"/>
        </w:rPr>
        <w:t>按钮，完成</w:t>
      </w:r>
      <w:r w:rsidRPr="00617B89">
        <w:rPr>
          <w:rFonts w:hint="eastAsia"/>
        </w:rPr>
        <w:t>图形查看</w:t>
      </w:r>
      <w:r w:rsidR="006B1FC5">
        <w:rPr>
          <w:rFonts w:hint="eastAsia"/>
        </w:rPr>
        <w:t>。</w:t>
      </w:r>
    </w:p>
    <w:p w:rsidR="006B1FC5" w:rsidRDefault="006B1FC5" w:rsidP="006B1FC5">
      <w:pPr>
        <w:ind w:firstLineChars="200" w:firstLine="420"/>
      </w:pPr>
      <w:r>
        <w:rPr>
          <w:rFonts w:hint="eastAsia"/>
        </w:rPr>
        <w:t>页面布局如下图所示。</w:t>
      </w:r>
    </w:p>
    <w:p w:rsidR="00617B89" w:rsidRDefault="00617B89" w:rsidP="00617B89">
      <w:pPr>
        <w:keepNext/>
      </w:pPr>
      <w:r>
        <w:rPr>
          <w:noProof/>
        </w:rPr>
        <w:drawing>
          <wp:inline distT="0" distB="0" distL="0" distR="0" wp14:anchorId="192451F3" wp14:editId="2168A56E">
            <wp:extent cx="5274310" cy="3181679"/>
            <wp:effectExtent l="0" t="0" r="254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81679"/>
                    </a:xfrm>
                    <a:prstGeom prst="rect">
                      <a:avLst/>
                    </a:prstGeom>
                  </pic:spPr>
                </pic:pic>
              </a:graphicData>
            </a:graphic>
          </wp:inline>
        </w:drawing>
      </w:r>
    </w:p>
    <w:p w:rsidR="006B1FC5" w:rsidRPr="00617B89" w:rsidRDefault="00617B89" w:rsidP="00617B89">
      <w:pPr>
        <w:pStyle w:val="ac"/>
      </w:pPr>
      <w:r w:rsidRPr="00617B89">
        <w:rPr>
          <w:rFonts w:hint="eastAsia"/>
        </w:rPr>
        <w:t>图</w:t>
      </w:r>
      <w:r w:rsidRPr="00617B89">
        <w:rPr>
          <w:rFonts w:hint="eastAsia"/>
        </w:rPr>
        <w:t xml:space="preserve"> </w:t>
      </w:r>
      <w:r w:rsidRPr="00617B89">
        <w:fldChar w:fldCharType="begin"/>
      </w:r>
      <w:r w:rsidRPr="00617B89">
        <w:instrText xml:space="preserve"> </w:instrText>
      </w:r>
      <w:r w:rsidRPr="00617B89">
        <w:rPr>
          <w:rFonts w:hint="eastAsia"/>
        </w:rPr>
        <w:instrText xml:space="preserve">SEQ </w:instrText>
      </w:r>
      <w:r w:rsidRPr="00617B89">
        <w:rPr>
          <w:rFonts w:hint="eastAsia"/>
        </w:rPr>
        <w:instrText>图</w:instrText>
      </w:r>
      <w:r w:rsidRPr="00617B89">
        <w:rPr>
          <w:rFonts w:hint="eastAsia"/>
        </w:rPr>
        <w:instrText xml:space="preserve"> \* ARABIC</w:instrText>
      </w:r>
      <w:r w:rsidRPr="00617B89">
        <w:instrText xml:space="preserve"> </w:instrText>
      </w:r>
      <w:r w:rsidRPr="00617B89">
        <w:fldChar w:fldCharType="separate"/>
      </w:r>
      <w:r w:rsidR="000A2991">
        <w:rPr>
          <w:noProof/>
        </w:rPr>
        <w:t>18</w:t>
      </w:r>
      <w:r w:rsidRPr="00617B89">
        <w:fldChar w:fldCharType="end"/>
      </w:r>
      <w:r w:rsidRPr="00617B89">
        <w:rPr>
          <w:rFonts w:hint="eastAsia"/>
        </w:rPr>
        <w:t xml:space="preserve"> </w:t>
      </w:r>
      <w:r w:rsidRPr="00617B89">
        <w:rPr>
          <w:rFonts w:hint="eastAsia"/>
        </w:rPr>
        <w:t>图形查看</w:t>
      </w:r>
    </w:p>
    <w:p w:rsidR="006B1FC5" w:rsidRDefault="006B1FC5" w:rsidP="006B1FC5">
      <w:pPr>
        <w:pStyle w:val="ac"/>
      </w:pPr>
    </w:p>
    <w:tbl>
      <w:tblPr>
        <w:tblStyle w:val="a5"/>
        <w:tblW w:w="0" w:type="auto"/>
        <w:tblLayout w:type="fixed"/>
        <w:tblLook w:val="04A0" w:firstRow="1" w:lastRow="0" w:firstColumn="1" w:lastColumn="0" w:noHBand="0" w:noVBand="1"/>
      </w:tblPr>
      <w:tblGrid>
        <w:gridCol w:w="2376"/>
        <w:gridCol w:w="4474"/>
        <w:gridCol w:w="1672"/>
      </w:tblGrid>
      <w:tr w:rsidR="006B1FC5" w:rsidTr="00364A3E">
        <w:tc>
          <w:tcPr>
            <w:tcW w:w="2376" w:type="dxa"/>
          </w:tcPr>
          <w:p w:rsidR="006B1FC5" w:rsidRDefault="006B1FC5" w:rsidP="00364A3E">
            <w:r>
              <w:rPr>
                <w:rFonts w:hint="eastAsia"/>
              </w:rPr>
              <w:t>页面</w:t>
            </w:r>
          </w:p>
        </w:tc>
        <w:tc>
          <w:tcPr>
            <w:tcW w:w="4474" w:type="dxa"/>
          </w:tcPr>
          <w:p w:rsidR="006B1FC5" w:rsidRDefault="006B1FC5" w:rsidP="00364A3E">
            <w:r>
              <w:rPr>
                <w:rFonts w:hint="eastAsia"/>
              </w:rPr>
              <w:t>功能</w:t>
            </w:r>
          </w:p>
        </w:tc>
        <w:tc>
          <w:tcPr>
            <w:tcW w:w="1672" w:type="dxa"/>
          </w:tcPr>
          <w:p w:rsidR="006B1FC5" w:rsidRDefault="006B1FC5" w:rsidP="00364A3E">
            <w:r>
              <w:rPr>
                <w:rFonts w:hint="eastAsia"/>
              </w:rPr>
              <w:t>说明</w:t>
            </w:r>
          </w:p>
        </w:tc>
      </w:tr>
      <w:tr w:rsidR="006B1FC5" w:rsidTr="00364A3E">
        <w:tc>
          <w:tcPr>
            <w:tcW w:w="2376" w:type="dxa"/>
          </w:tcPr>
          <w:p w:rsidR="006B1FC5" w:rsidRDefault="006B1FC5" w:rsidP="00364A3E">
            <w:proofErr w:type="gramStart"/>
            <w:r w:rsidRPr="0034648C">
              <w:t>j</w:t>
            </w:r>
            <w:r w:rsidR="00617B89" w:rsidRPr="00617B89">
              <w:t>javascript:</w:t>
            </w:r>
            <w:proofErr w:type="gramEnd"/>
            <w:r w:rsidR="00617B89" w:rsidRPr="00617B89">
              <w:t>Graphic('&lt;%=bh%&gt;','&lt;%=type %&gt;','&lt;%=GraphicType%&gt;')</w:t>
            </w:r>
          </w:p>
        </w:tc>
        <w:tc>
          <w:tcPr>
            <w:tcW w:w="4474" w:type="dxa"/>
          </w:tcPr>
          <w:p w:rsidR="006B1FC5" w:rsidRDefault="006B1FC5" w:rsidP="00364A3E">
            <w:r>
              <w:rPr>
                <w:rFonts w:hint="eastAsia"/>
              </w:rPr>
              <w:t>打开</w:t>
            </w:r>
            <w:r w:rsidR="00617B89" w:rsidRPr="00617B89">
              <w:t>DataQuery/Graphic.jsp</w:t>
            </w:r>
            <w:r>
              <w:rPr>
                <w:rFonts w:hint="eastAsia"/>
              </w:rPr>
              <w:t>页面。</w:t>
            </w:r>
          </w:p>
        </w:tc>
        <w:tc>
          <w:tcPr>
            <w:tcW w:w="1672" w:type="dxa"/>
          </w:tcPr>
          <w:p w:rsidR="006B1FC5" w:rsidRDefault="006B1FC5" w:rsidP="00364A3E"/>
        </w:tc>
      </w:tr>
      <w:tr w:rsidR="006B1FC5" w:rsidTr="00364A3E">
        <w:tc>
          <w:tcPr>
            <w:tcW w:w="2376" w:type="dxa"/>
          </w:tcPr>
          <w:p w:rsidR="006B1FC5" w:rsidRDefault="00617B89" w:rsidP="00364A3E">
            <w:r w:rsidRPr="00617B89">
              <w:t>DataQuery/Graphic.jsp</w:t>
            </w:r>
          </w:p>
        </w:tc>
        <w:tc>
          <w:tcPr>
            <w:tcW w:w="4474" w:type="dxa"/>
          </w:tcPr>
          <w:p w:rsidR="006B1FC5" w:rsidRDefault="00617B89" w:rsidP="00364A3E">
            <w:r>
              <w:rPr>
                <w:rFonts w:hint="eastAsia"/>
              </w:rPr>
              <w:t>从数据库中导出图形文件，并显示在页面上。</w:t>
            </w:r>
          </w:p>
        </w:tc>
        <w:tc>
          <w:tcPr>
            <w:tcW w:w="1672" w:type="dxa"/>
          </w:tcPr>
          <w:p w:rsidR="006B1FC5" w:rsidRDefault="006B1FC5" w:rsidP="00364A3E"/>
        </w:tc>
      </w:tr>
    </w:tbl>
    <w:p w:rsidR="006B1FC5" w:rsidRPr="0034648C" w:rsidRDefault="006B1FC5" w:rsidP="006B1FC5">
      <w:pPr>
        <w:widowControl/>
        <w:ind w:firstLine="420"/>
        <w:jc w:val="left"/>
      </w:pPr>
      <w:r>
        <w:rPr>
          <w:rFonts w:hint="eastAsia"/>
        </w:rPr>
        <w:t>操作的数据表为</w:t>
      </w:r>
      <w:r w:rsidR="00617B89">
        <w:rPr>
          <w:rFonts w:hint="eastAsia"/>
        </w:rPr>
        <w:t>相应的图形数据表</w:t>
      </w:r>
      <w:r>
        <w:rPr>
          <w:rFonts w:hint="eastAsia"/>
        </w:rPr>
        <w:t>。</w:t>
      </w:r>
    </w:p>
    <w:p w:rsidR="006B1FC5" w:rsidRPr="006B1FC5" w:rsidRDefault="006B1FC5" w:rsidP="006B1FC5"/>
    <w:p w:rsidR="00F21F3E" w:rsidRDefault="00B65259" w:rsidP="00F21F3E">
      <w:pPr>
        <w:pStyle w:val="2"/>
      </w:pPr>
      <w:bookmarkStart w:id="50" w:name="_Toc501961679"/>
      <w:r>
        <w:rPr>
          <w:rFonts w:hint="eastAsia"/>
        </w:rPr>
        <w:t>10.15</w:t>
      </w:r>
      <w:r w:rsidR="00F21F3E">
        <w:rPr>
          <w:rFonts w:hint="eastAsia"/>
        </w:rPr>
        <w:t>音频播放</w:t>
      </w:r>
      <w:bookmarkEnd w:id="50"/>
    </w:p>
    <w:p w:rsidR="00617B89" w:rsidRDefault="00617B89" w:rsidP="00617B89">
      <w:pPr>
        <w:ind w:firstLineChars="200" w:firstLine="420"/>
      </w:pPr>
      <w:r>
        <w:rPr>
          <w:rFonts w:hint="eastAsia"/>
        </w:rPr>
        <w:t>音频播放的操作按钮位于查询结果中对应数据所在的行。点击音频播放按钮，完成音频播放。</w:t>
      </w:r>
    </w:p>
    <w:p w:rsidR="00617B89" w:rsidRDefault="00617B89" w:rsidP="00617B89">
      <w:pPr>
        <w:ind w:firstLineChars="200" w:firstLine="420"/>
      </w:pPr>
      <w:r>
        <w:rPr>
          <w:rFonts w:hint="eastAsia"/>
        </w:rPr>
        <w:t>页面布局如下图所示。</w:t>
      </w:r>
    </w:p>
    <w:p w:rsidR="00617B89" w:rsidRDefault="00617B89" w:rsidP="00617B89">
      <w:pPr>
        <w:keepNext/>
      </w:pPr>
      <w:r>
        <w:rPr>
          <w:noProof/>
        </w:rPr>
        <w:lastRenderedPageBreak/>
        <w:drawing>
          <wp:inline distT="0" distB="0" distL="0" distR="0" wp14:anchorId="469F31BF" wp14:editId="64443C7C">
            <wp:extent cx="3114675" cy="990600"/>
            <wp:effectExtent l="0" t="0" r="9525"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14675" cy="990600"/>
                    </a:xfrm>
                    <a:prstGeom prst="rect">
                      <a:avLst/>
                    </a:prstGeom>
                  </pic:spPr>
                </pic:pic>
              </a:graphicData>
            </a:graphic>
          </wp:inline>
        </w:drawing>
      </w:r>
    </w:p>
    <w:p w:rsidR="00617B89" w:rsidRPr="00617B89" w:rsidRDefault="00617B89" w:rsidP="00617B89">
      <w:pPr>
        <w:pStyle w:val="ac"/>
      </w:pPr>
      <w:r w:rsidRPr="00617B89">
        <w:rPr>
          <w:rFonts w:hint="eastAsia"/>
        </w:rPr>
        <w:t>图</w:t>
      </w:r>
      <w:r w:rsidRPr="00617B89">
        <w:rPr>
          <w:rFonts w:hint="eastAsia"/>
        </w:rPr>
        <w:t xml:space="preserve"> </w:t>
      </w:r>
      <w:r w:rsidRPr="00617B89">
        <w:fldChar w:fldCharType="begin"/>
      </w:r>
      <w:r w:rsidRPr="00617B89">
        <w:instrText xml:space="preserve"> </w:instrText>
      </w:r>
      <w:r w:rsidRPr="00617B89">
        <w:rPr>
          <w:rFonts w:hint="eastAsia"/>
        </w:rPr>
        <w:instrText xml:space="preserve">SEQ </w:instrText>
      </w:r>
      <w:r w:rsidRPr="00617B89">
        <w:rPr>
          <w:rFonts w:hint="eastAsia"/>
        </w:rPr>
        <w:instrText>图</w:instrText>
      </w:r>
      <w:r w:rsidRPr="00617B89">
        <w:rPr>
          <w:rFonts w:hint="eastAsia"/>
        </w:rPr>
        <w:instrText xml:space="preserve"> \* ARABIC</w:instrText>
      </w:r>
      <w:r w:rsidRPr="00617B89">
        <w:instrText xml:space="preserve"> </w:instrText>
      </w:r>
      <w:r w:rsidRPr="00617B89">
        <w:fldChar w:fldCharType="separate"/>
      </w:r>
      <w:r w:rsidR="000A2991">
        <w:rPr>
          <w:noProof/>
        </w:rPr>
        <w:t>19</w:t>
      </w:r>
      <w:r w:rsidRPr="00617B89">
        <w:fldChar w:fldCharType="end"/>
      </w:r>
      <w:r w:rsidRPr="00617B89">
        <w:rPr>
          <w:rFonts w:hint="eastAsia"/>
        </w:rPr>
        <w:t xml:space="preserve"> </w:t>
      </w:r>
      <w:r w:rsidRPr="00617B89">
        <w:rPr>
          <w:rFonts w:hint="eastAsia"/>
        </w:rPr>
        <w:t>音频播放</w:t>
      </w:r>
    </w:p>
    <w:p w:rsidR="00617B89" w:rsidRDefault="00617B89" w:rsidP="00617B89">
      <w:pPr>
        <w:pStyle w:val="ac"/>
      </w:pPr>
    </w:p>
    <w:tbl>
      <w:tblPr>
        <w:tblStyle w:val="a5"/>
        <w:tblW w:w="0" w:type="auto"/>
        <w:tblLayout w:type="fixed"/>
        <w:tblLook w:val="04A0" w:firstRow="1" w:lastRow="0" w:firstColumn="1" w:lastColumn="0" w:noHBand="0" w:noVBand="1"/>
      </w:tblPr>
      <w:tblGrid>
        <w:gridCol w:w="2376"/>
        <w:gridCol w:w="4474"/>
        <w:gridCol w:w="1672"/>
      </w:tblGrid>
      <w:tr w:rsidR="00617B89" w:rsidTr="00364A3E">
        <w:tc>
          <w:tcPr>
            <w:tcW w:w="2376" w:type="dxa"/>
          </w:tcPr>
          <w:p w:rsidR="00617B89" w:rsidRDefault="00617B89" w:rsidP="00364A3E">
            <w:r>
              <w:rPr>
                <w:rFonts w:hint="eastAsia"/>
              </w:rPr>
              <w:t>页面</w:t>
            </w:r>
          </w:p>
        </w:tc>
        <w:tc>
          <w:tcPr>
            <w:tcW w:w="4474" w:type="dxa"/>
          </w:tcPr>
          <w:p w:rsidR="00617B89" w:rsidRDefault="00617B89" w:rsidP="00364A3E">
            <w:r>
              <w:rPr>
                <w:rFonts w:hint="eastAsia"/>
              </w:rPr>
              <w:t>功能</w:t>
            </w:r>
          </w:p>
        </w:tc>
        <w:tc>
          <w:tcPr>
            <w:tcW w:w="1672" w:type="dxa"/>
          </w:tcPr>
          <w:p w:rsidR="00617B89" w:rsidRDefault="00617B89" w:rsidP="00364A3E">
            <w:r>
              <w:rPr>
                <w:rFonts w:hint="eastAsia"/>
              </w:rPr>
              <w:t>说明</w:t>
            </w:r>
          </w:p>
        </w:tc>
      </w:tr>
      <w:tr w:rsidR="00617B89" w:rsidTr="00364A3E">
        <w:tc>
          <w:tcPr>
            <w:tcW w:w="2376" w:type="dxa"/>
          </w:tcPr>
          <w:p w:rsidR="00617B89" w:rsidRDefault="00617B89" w:rsidP="00364A3E">
            <w:r w:rsidRPr="00617B89">
              <w:t>javascript:Audioplay('&lt;%=bh%&gt;','&lt;%=type %&gt;','Audio')</w:t>
            </w:r>
          </w:p>
        </w:tc>
        <w:tc>
          <w:tcPr>
            <w:tcW w:w="4474" w:type="dxa"/>
          </w:tcPr>
          <w:p w:rsidR="00617B89" w:rsidRDefault="00617B89" w:rsidP="00364A3E">
            <w:r>
              <w:rPr>
                <w:rFonts w:hint="eastAsia"/>
              </w:rPr>
              <w:t>打开</w:t>
            </w:r>
            <w:r w:rsidRPr="00617B89">
              <w:t>DataQuery/</w:t>
            </w:r>
            <w:r>
              <w:t xml:space="preserve"> </w:t>
            </w:r>
            <w:r w:rsidRPr="00617B89">
              <w:t>Audioplay.jsp</w:t>
            </w:r>
            <w:r>
              <w:rPr>
                <w:rFonts w:hint="eastAsia"/>
              </w:rPr>
              <w:t>页面。</w:t>
            </w:r>
          </w:p>
        </w:tc>
        <w:tc>
          <w:tcPr>
            <w:tcW w:w="1672" w:type="dxa"/>
          </w:tcPr>
          <w:p w:rsidR="00617B89" w:rsidRDefault="00617B89" w:rsidP="00364A3E"/>
        </w:tc>
      </w:tr>
      <w:tr w:rsidR="00617B89" w:rsidTr="00364A3E">
        <w:tc>
          <w:tcPr>
            <w:tcW w:w="2376" w:type="dxa"/>
          </w:tcPr>
          <w:p w:rsidR="00617B89" w:rsidRDefault="00617B89" w:rsidP="00364A3E">
            <w:r w:rsidRPr="00617B89">
              <w:t>DataQuery/</w:t>
            </w:r>
            <w:r>
              <w:t xml:space="preserve"> </w:t>
            </w:r>
            <w:r w:rsidRPr="00617B89">
              <w:t>Audioplay.jsp</w:t>
            </w:r>
          </w:p>
        </w:tc>
        <w:tc>
          <w:tcPr>
            <w:tcW w:w="4474" w:type="dxa"/>
          </w:tcPr>
          <w:p w:rsidR="00617B89" w:rsidRDefault="00617B89" w:rsidP="00617B89">
            <w:r>
              <w:rPr>
                <w:rFonts w:hint="eastAsia"/>
              </w:rPr>
              <w:t>从数据库中导出音频文件，并在页面播放上。</w:t>
            </w:r>
          </w:p>
        </w:tc>
        <w:tc>
          <w:tcPr>
            <w:tcW w:w="1672" w:type="dxa"/>
          </w:tcPr>
          <w:p w:rsidR="00617B89" w:rsidRDefault="00617B89" w:rsidP="00364A3E"/>
        </w:tc>
      </w:tr>
    </w:tbl>
    <w:p w:rsidR="00617B89" w:rsidRPr="0034648C" w:rsidRDefault="00617B89" w:rsidP="00617B89">
      <w:pPr>
        <w:widowControl/>
        <w:ind w:firstLine="420"/>
        <w:jc w:val="left"/>
      </w:pPr>
      <w:r>
        <w:rPr>
          <w:rFonts w:hint="eastAsia"/>
        </w:rPr>
        <w:t>操作的数据表为相应的音频数据表。</w:t>
      </w:r>
    </w:p>
    <w:p w:rsidR="00617B89" w:rsidRPr="00617B89" w:rsidRDefault="00617B89" w:rsidP="00617B89"/>
    <w:p w:rsidR="00F21F3E" w:rsidRPr="00F21F3E" w:rsidRDefault="00B65259" w:rsidP="00B65259">
      <w:pPr>
        <w:pStyle w:val="2"/>
      </w:pPr>
      <w:bookmarkStart w:id="51" w:name="_Toc501961680"/>
      <w:r>
        <w:rPr>
          <w:rFonts w:hint="eastAsia"/>
        </w:rPr>
        <w:t>10.16</w:t>
      </w:r>
      <w:r w:rsidR="00F21F3E">
        <w:rPr>
          <w:rFonts w:hint="eastAsia"/>
        </w:rPr>
        <w:t>视频播放</w:t>
      </w:r>
      <w:bookmarkEnd w:id="51"/>
    </w:p>
    <w:p w:rsidR="00617B89" w:rsidRDefault="00617B89" w:rsidP="00617B89">
      <w:pPr>
        <w:ind w:firstLineChars="200" w:firstLine="420"/>
      </w:pPr>
      <w:r>
        <w:rPr>
          <w:rFonts w:hint="eastAsia"/>
        </w:rPr>
        <w:t>视频播放的操作按钮位于查询结果中对应数据所在的行。点击视频播放按钮，完成视频播放。</w:t>
      </w:r>
    </w:p>
    <w:p w:rsidR="00617B89" w:rsidRDefault="00617B89" w:rsidP="00617B89">
      <w:pPr>
        <w:ind w:firstLineChars="200" w:firstLine="420"/>
      </w:pPr>
      <w:r>
        <w:rPr>
          <w:rFonts w:hint="eastAsia"/>
        </w:rPr>
        <w:t>页面布局如下图所示。</w:t>
      </w:r>
    </w:p>
    <w:p w:rsidR="00617B89" w:rsidRDefault="00617B89" w:rsidP="00617B89">
      <w:pPr>
        <w:keepNext/>
      </w:pPr>
      <w:r>
        <w:rPr>
          <w:noProof/>
        </w:rPr>
        <w:drawing>
          <wp:inline distT="0" distB="0" distL="0" distR="0" wp14:anchorId="28D1418E" wp14:editId="7ECCBCA0">
            <wp:extent cx="5274310" cy="3693238"/>
            <wp:effectExtent l="0" t="0" r="2540" b="254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693238"/>
                    </a:xfrm>
                    <a:prstGeom prst="rect">
                      <a:avLst/>
                    </a:prstGeom>
                  </pic:spPr>
                </pic:pic>
              </a:graphicData>
            </a:graphic>
          </wp:inline>
        </w:drawing>
      </w:r>
    </w:p>
    <w:p w:rsidR="00617B89" w:rsidRPr="00617B89" w:rsidRDefault="00617B89" w:rsidP="00617B89">
      <w:pPr>
        <w:pStyle w:val="ac"/>
      </w:pPr>
      <w:r w:rsidRPr="00617B89">
        <w:rPr>
          <w:rFonts w:hint="eastAsia"/>
        </w:rPr>
        <w:t>图</w:t>
      </w:r>
      <w:r w:rsidRPr="00617B89">
        <w:rPr>
          <w:rFonts w:hint="eastAsia"/>
        </w:rPr>
        <w:t xml:space="preserve"> </w:t>
      </w:r>
      <w:r w:rsidRPr="00617B89">
        <w:fldChar w:fldCharType="begin"/>
      </w:r>
      <w:r w:rsidRPr="00617B89">
        <w:instrText xml:space="preserve"> </w:instrText>
      </w:r>
      <w:r w:rsidRPr="00617B89">
        <w:rPr>
          <w:rFonts w:hint="eastAsia"/>
        </w:rPr>
        <w:instrText xml:space="preserve">SEQ </w:instrText>
      </w:r>
      <w:r w:rsidRPr="00617B89">
        <w:rPr>
          <w:rFonts w:hint="eastAsia"/>
        </w:rPr>
        <w:instrText>图</w:instrText>
      </w:r>
      <w:r w:rsidRPr="00617B89">
        <w:rPr>
          <w:rFonts w:hint="eastAsia"/>
        </w:rPr>
        <w:instrText xml:space="preserve"> \* ARABIC</w:instrText>
      </w:r>
      <w:r w:rsidRPr="00617B89">
        <w:instrText xml:space="preserve"> </w:instrText>
      </w:r>
      <w:r w:rsidRPr="00617B89">
        <w:fldChar w:fldCharType="separate"/>
      </w:r>
      <w:r w:rsidR="000A2991">
        <w:rPr>
          <w:noProof/>
        </w:rPr>
        <w:t>20</w:t>
      </w:r>
      <w:r w:rsidRPr="00617B89">
        <w:fldChar w:fldCharType="end"/>
      </w:r>
      <w:r w:rsidRPr="00617B89">
        <w:rPr>
          <w:rFonts w:hint="eastAsia"/>
        </w:rPr>
        <w:t xml:space="preserve"> </w:t>
      </w:r>
      <w:r w:rsidRPr="00617B89">
        <w:rPr>
          <w:rFonts w:hint="eastAsia"/>
        </w:rPr>
        <w:t>视频播放</w:t>
      </w:r>
    </w:p>
    <w:p w:rsidR="00617B89" w:rsidRDefault="00617B89" w:rsidP="00617B89">
      <w:pPr>
        <w:pStyle w:val="ac"/>
      </w:pPr>
    </w:p>
    <w:tbl>
      <w:tblPr>
        <w:tblStyle w:val="a5"/>
        <w:tblW w:w="0" w:type="auto"/>
        <w:tblLayout w:type="fixed"/>
        <w:tblLook w:val="04A0" w:firstRow="1" w:lastRow="0" w:firstColumn="1" w:lastColumn="0" w:noHBand="0" w:noVBand="1"/>
      </w:tblPr>
      <w:tblGrid>
        <w:gridCol w:w="2376"/>
        <w:gridCol w:w="4474"/>
        <w:gridCol w:w="1672"/>
      </w:tblGrid>
      <w:tr w:rsidR="00617B89" w:rsidTr="00364A3E">
        <w:tc>
          <w:tcPr>
            <w:tcW w:w="2376" w:type="dxa"/>
          </w:tcPr>
          <w:p w:rsidR="00617B89" w:rsidRDefault="00617B89" w:rsidP="00364A3E">
            <w:r>
              <w:rPr>
                <w:rFonts w:hint="eastAsia"/>
              </w:rPr>
              <w:lastRenderedPageBreak/>
              <w:t>页面</w:t>
            </w:r>
          </w:p>
        </w:tc>
        <w:tc>
          <w:tcPr>
            <w:tcW w:w="4474" w:type="dxa"/>
          </w:tcPr>
          <w:p w:rsidR="00617B89" w:rsidRDefault="00617B89" w:rsidP="00364A3E">
            <w:r>
              <w:rPr>
                <w:rFonts w:hint="eastAsia"/>
              </w:rPr>
              <w:t>功能</w:t>
            </w:r>
          </w:p>
        </w:tc>
        <w:tc>
          <w:tcPr>
            <w:tcW w:w="1672" w:type="dxa"/>
          </w:tcPr>
          <w:p w:rsidR="00617B89" w:rsidRDefault="00617B89" w:rsidP="00364A3E">
            <w:r>
              <w:rPr>
                <w:rFonts w:hint="eastAsia"/>
              </w:rPr>
              <w:t>说明</w:t>
            </w:r>
          </w:p>
        </w:tc>
      </w:tr>
      <w:tr w:rsidR="00617B89" w:rsidTr="00364A3E">
        <w:tc>
          <w:tcPr>
            <w:tcW w:w="2376" w:type="dxa"/>
          </w:tcPr>
          <w:p w:rsidR="00617B89" w:rsidRDefault="00617B89" w:rsidP="00364A3E">
            <w:r w:rsidRPr="00617B89">
              <w:t>javascript:Videoplay('&lt;%=bh%&gt;','&lt;%=type %&gt;','Video')</w:t>
            </w:r>
          </w:p>
        </w:tc>
        <w:tc>
          <w:tcPr>
            <w:tcW w:w="4474" w:type="dxa"/>
          </w:tcPr>
          <w:p w:rsidR="00617B89" w:rsidRDefault="00617B89" w:rsidP="00364A3E">
            <w:r>
              <w:rPr>
                <w:rFonts w:hint="eastAsia"/>
              </w:rPr>
              <w:t>打开</w:t>
            </w:r>
            <w:r w:rsidRPr="00617B89">
              <w:t>DataQuery/Videoplay.jsp</w:t>
            </w:r>
            <w:r>
              <w:rPr>
                <w:rFonts w:hint="eastAsia"/>
              </w:rPr>
              <w:t>页面。</w:t>
            </w:r>
          </w:p>
        </w:tc>
        <w:tc>
          <w:tcPr>
            <w:tcW w:w="1672" w:type="dxa"/>
          </w:tcPr>
          <w:p w:rsidR="00617B89" w:rsidRDefault="00617B89" w:rsidP="00364A3E"/>
        </w:tc>
      </w:tr>
      <w:tr w:rsidR="00617B89" w:rsidTr="00364A3E">
        <w:tc>
          <w:tcPr>
            <w:tcW w:w="2376" w:type="dxa"/>
          </w:tcPr>
          <w:p w:rsidR="00617B89" w:rsidRDefault="00617B89" w:rsidP="00364A3E">
            <w:r w:rsidRPr="00617B89">
              <w:t>DataQuery/Videoplay.jsp</w:t>
            </w:r>
          </w:p>
        </w:tc>
        <w:tc>
          <w:tcPr>
            <w:tcW w:w="4474" w:type="dxa"/>
          </w:tcPr>
          <w:p w:rsidR="00617B89" w:rsidRDefault="00617B89" w:rsidP="00617B89">
            <w:r>
              <w:rPr>
                <w:rFonts w:hint="eastAsia"/>
              </w:rPr>
              <w:t>从数据库中导出视频数据，并在页面上播放。</w:t>
            </w:r>
          </w:p>
        </w:tc>
        <w:tc>
          <w:tcPr>
            <w:tcW w:w="1672" w:type="dxa"/>
          </w:tcPr>
          <w:p w:rsidR="00617B89" w:rsidRDefault="00617B89" w:rsidP="00364A3E"/>
        </w:tc>
      </w:tr>
    </w:tbl>
    <w:p w:rsidR="005E3B0E" w:rsidRPr="00617B89" w:rsidRDefault="00617B89" w:rsidP="00617B89">
      <w:pPr>
        <w:widowControl/>
        <w:ind w:firstLine="420"/>
        <w:jc w:val="left"/>
      </w:pPr>
      <w:r>
        <w:rPr>
          <w:rFonts w:hint="eastAsia"/>
        </w:rPr>
        <w:t>操作的数据表为相应的</w:t>
      </w:r>
      <w:r w:rsidR="00B704D7">
        <w:rPr>
          <w:rFonts w:hint="eastAsia"/>
        </w:rPr>
        <w:t>视频</w:t>
      </w:r>
      <w:r>
        <w:rPr>
          <w:rFonts w:hint="eastAsia"/>
        </w:rPr>
        <w:t>数据表。</w:t>
      </w:r>
    </w:p>
    <w:p w:rsidR="009E6A2E" w:rsidRPr="007D6A36" w:rsidRDefault="00364A3E" w:rsidP="00364A3E">
      <w:pPr>
        <w:pStyle w:val="1"/>
      </w:pPr>
      <w:bookmarkStart w:id="52" w:name="_Toc501961681"/>
      <w:r>
        <w:rPr>
          <w:rFonts w:hint="eastAsia"/>
        </w:rPr>
        <w:t>11.</w:t>
      </w:r>
      <w:r w:rsidR="009E6A2E" w:rsidRPr="007D6A36">
        <w:rPr>
          <w:rFonts w:hint="eastAsia"/>
        </w:rPr>
        <w:t>短波监测数据导入</w:t>
      </w:r>
      <w:bookmarkEnd w:id="52"/>
    </w:p>
    <w:p w:rsidR="006E78A5" w:rsidRPr="007D6A36" w:rsidRDefault="00B65259" w:rsidP="007D6A36">
      <w:pPr>
        <w:pStyle w:val="2"/>
      </w:pPr>
      <w:bookmarkStart w:id="53" w:name="_Toc501961682"/>
      <w:r>
        <w:rPr>
          <w:rFonts w:hint="eastAsia"/>
        </w:rPr>
        <w:t>11.1</w:t>
      </w:r>
      <w:r w:rsidR="006E78A5" w:rsidRPr="007D6A36">
        <w:rPr>
          <w:rFonts w:hint="eastAsia"/>
        </w:rPr>
        <w:t>单频监测</w:t>
      </w:r>
      <w:r w:rsidR="001B500E" w:rsidRPr="007D6A36">
        <w:rPr>
          <w:rFonts w:hint="eastAsia"/>
        </w:rPr>
        <w:t>数据导入</w:t>
      </w:r>
      <w:bookmarkEnd w:id="53"/>
    </w:p>
    <w:p w:rsidR="001B500E" w:rsidRDefault="001B500E" w:rsidP="001B500E">
      <w:pPr>
        <w:ind w:firstLineChars="200" w:firstLine="420"/>
      </w:pPr>
      <w:r>
        <w:rPr>
          <w:rFonts w:hint="eastAsia"/>
        </w:rPr>
        <w:t>单频监测数据导入过程中，从数据文件中获取信息和用户填写信息如下：</w:t>
      </w:r>
    </w:p>
    <w:tbl>
      <w:tblPr>
        <w:tblStyle w:val="a5"/>
        <w:tblW w:w="0" w:type="auto"/>
        <w:tblLook w:val="04A0" w:firstRow="1" w:lastRow="0" w:firstColumn="1" w:lastColumn="0" w:noHBand="0" w:noVBand="1"/>
      </w:tblPr>
      <w:tblGrid>
        <w:gridCol w:w="658"/>
        <w:gridCol w:w="1759"/>
        <w:gridCol w:w="3060"/>
        <w:gridCol w:w="3045"/>
      </w:tblGrid>
      <w:tr w:rsidR="00943B25" w:rsidTr="00943B25">
        <w:tc>
          <w:tcPr>
            <w:tcW w:w="658" w:type="dxa"/>
          </w:tcPr>
          <w:p w:rsidR="00943B25" w:rsidRPr="00943B25" w:rsidRDefault="00943B25" w:rsidP="00696E03">
            <w:pPr>
              <w:rPr>
                <w:sz w:val="18"/>
              </w:rPr>
            </w:pPr>
            <w:r w:rsidRPr="00943B25">
              <w:rPr>
                <w:rFonts w:hint="eastAsia"/>
                <w:sz w:val="18"/>
              </w:rPr>
              <w:t>序号</w:t>
            </w:r>
          </w:p>
        </w:tc>
        <w:tc>
          <w:tcPr>
            <w:tcW w:w="1759" w:type="dxa"/>
          </w:tcPr>
          <w:p w:rsidR="00943B25" w:rsidRPr="00943B25" w:rsidRDefault="00943B25" w:rsidP="00B23596">
            <w:pPr>
              <w:ind w:firstLine="360"/>
              <w:rPr>
                <w:sz w:val="18"/>
              </w:rPr>
            </w:pPr>
            <w:r w:rsidRPr="00943B25">
              <w:rPr>
                <w:rFonts w:hint="eastAsia"/>
                <w:sz w:val="18"/>
              </w:rPr>
              <w:t>名称</w:t>
            </w:r>
          </w:p>
        </w:tc>
        <w:tc>
          <w:tcPr>
            <w:tcW w:w="3060" w:type="dxa"/>
          </w:tcPr>
          <w:p w:rsidR="00943B25" w:rsidRPr="00943B25" w:rsidRDefault="00943B25" w:rsidP="00B23596">
            <w:pPr>
              <w:ind w:firstLine="360"/>
              <w:rPr>
                <w:sz w:val="18"/>
              </w:rPr>
            </w:pPr>
            <w:r w:rsidRPr="00943B25">
              <w:rPr>
                <w:rFonts w:hint="eastAsia"/>
                <w:sz w:val="18"/>
              </w:rPr>
              <w:t>监测文件中对应项或用户输入</w:t>
            </w:r>
          </w:p>
        </w:tc>
        <w:tc>
          <w:tcPr>
            <w:tcW w:w="3045" w:type="dxa"/>
          </w:tcPr>
          <w:p w:rsidR="00943B25" w:rsidRPr="00943B25" w:rsidRDefault="00943B25" w:rsidP="00B23596">
            <w:pPr>
              <w:ind w:firstLine="360"/>
              <w:rPr>
                <w:sz w:val="18"/>
              </w:rPr>
            </w:pPr>
            <w:r w:rsidRPr="00943B25">
              <w:rPr>
                <w:rFonts w:hint="eastAsia"/>
                <w:sz w:val="18"/>
              </w:rPr>
              <w:t>备注</w:t>
            </w:r>
          </w:p>
        </w:tc>
      </w:tr>
      <w:tr w:rsidR="00943B25" w:rsidTr="00943B25">
        <w:tc>
          <w:tcPr>
            <w:tcW w:w="658" w:type="dxa"/>
          </w:tcPr>
          <w:p w:rsidR="00943B25" w:rsidRPr="00943B25" w:rsidRDefault="00943B25" w:rsidP="00696E03">
            <w:pPr>
              <w:rPr>
                <w:sz w:val="18"/>
              </w:rPr>
            </w:pPr>
            <w:r w:rsidRPr="00943B25">
              <w:rPr>
                <w:rFonts w:hint="eastAsia"/>
                <w:sz w:val="18"/>
              </w:rPr>
              <w:t>1</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中心频率</w:t>
            </w:r>
          </w:p>
        </w:tc>
        <w:tc>
          <w:tcPr>
            <w:tcW w:w="3060" w:type="dxa"/>
          </w:tcPr>
          <w:p w:rsidR="00943B25" w:rsidRPr="00943B25" w:rsidRDefault="00943B25" w:rsidP="00B23596">
            <w:pPr>
              <w:ind w:firstLine="360"/>
              <w:rPr>
                <w:sz w:val="18"/>
              </w:rPr>
            </w:pPr>
            <w:r w:rsidRPr="00943B25">
              <w:rPr>
                <w:rFonts w:hint="eastAsia"/>
                <w:sz w:val="18"/>
              </w:rPr>
              <w:t>监测频率</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2</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监测起始时间</w:t>
            </w:r>
          </w:p>
        </w:tc>
        <w:tc>
          <w:tcPr>
            <w:tcW w:w="3060" w:type="dxa"/>
          </w:tcPr>
          <w:p w:rsidR="00943B25" w:rsidRPr="00943B25" w:rsidRDefault="00943B25" w:rsidP="00B23596">
            <w:pPr>
              <w:ind w:firstLine="360"/>
              <w:rPr>
                <w:sz w:val="18"/>
              </w:rPr>
            </w:pPr>
            <w:r w:rsidRPr="00943B25">
              <w:rPr>
                <w:rFonts w:hint="eastAsia"/>
                <w:sz w:val="18"/>
              </w:rPr>
              <w:t>监测文件中第一条监测数据</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3</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监测终止时间</w:t>
            </w:r>
          </w:p>
        </w:tc>
        <w:tc>
          <w:tcPr>
            <w:tcW w:w="3060" w:type="dxa"/>
          </w:tcPr>
          <w:p w:rsidR="00943B25" w:rsidRPr="00943B25" w:rsidRDefault="00943B25" w:rsidP="00B23596">
            <w:pPr>
              <w:ind w:firstLine="360"/>
              <w:rPr>
                <w:sz w:val="18"/>
              </w:rPr>
            </w:pPr>
            <w:r w:rsidRPr="00943B25">
              <w:rPr>
                <w:rFonts w:hint="eastAsia"/>
                <w:sz w:val="18"/>
              </w:rPr>
              <w:t>监测文件中最后一条监测数据</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4</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经度</w:t>
            </w:r>
          </w:p>
        </w:tc>
        <w:tc>
          <w:tcPr>
            <w:tcW w:w="3060" w:type="dxa"/>
          </w:tcPr>
          <w:p w:rsidR="00943B25" w:rsidRPr="00943B25" w:rsidRDefault="00943B25" w:rsidP="00B23596">
            <w:pPr>
              <w:ind w:firstLine="360"/>
              <w:rPr>
                <w:sz w:val="18"/>
              </w:rPr>
            </w:pPr>
            <w:r w:rsidRPr="00943B25">
              <w:rPr>
                <w:rFonts w:ascii="宋体" w:eastAsia="宋体" w:hAnsi="宋体" w:cs="宋体" w:hint="eastAsia"/>
                <w:color w:val="000000"/>
                <w:kern w:val="0"/>
                <w:sz w:val="18"/>
              </w:rPr>
              <w:t>经度</w:t>
            </w:r>
          </w:p>
        </w:tc>
        <w:tc>
          <w:tcPr>
            <w:tcW w:w="3045" w:type="dxa"/>
          </w:tcPr>
          <w:p w:rsidR="00943B25" w:rsidRPr="00943B25" w:rsidRDefault="00943B25" w:rsidP="00B23596">
            <w:pPr>
              <w:ind w:firstLine="360"/>
              <w:rPr>
                <w:rFonts w:ascii="宋体" w:eastAsia="宋体" w:hAnsi="宋体" w:cs="宋体"/>
                <w:color w:val="000000"/>
                <w:kern w:val="0"/>
                <w:sz w:val="18"/>
              </w:rPr>
            </w:pPr>
            <w:r w:rsidRPr="00943B25">
              <w:rPr>
                <w:rFonts w:ascii="宋体" w:eastAsia="宋体" w:hAnsi="宋体" w:cs="宋体" w:hint="eastAsia"/>
                <w:color w:val="000000"/>
                <w:kern w:val="0"/>
                <w:sz w:val="18"/>
              </w:rPr>
              <w:t>注意经纬度的表示方法</w:t>
            </w:r>
          </w:p>
        </w:tc>
      </w:tr>
      <w:tr w:rsidR="00943B25" w:rsidTr="00943B25">
        <w:tc>
          <w:tcPr>
            <w:tcW w:w="658" w:type="dxa"/>
          </w:tcPr>
          <w:p w:rsidR="00943B25" w:rsidRPr="00943B25" w:rsidRDefault="00943B25" w:rsidP="00696E03">
            <w:pPr>
              <w:rPr>
                <w:sz w:val="18"/>
              </w:rPr>
            </w:pPr>
            <w:r w:rsidRPr="00943B25">
              <w:rPr>
                <w:rFonts w:hint="eastAsia"/>
                <w:sz w:val="18"/>
              </w:rPr>
              <w:t>5</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纬度</w:t>
            </w:r>
          </w:p>
        </w:tc>
        <w:tc>
          <w:tcPr>
            <w:tcW w:w="3060" w:type="dxa"/>
          </w:tcPr>
          <w:p w:rsidR="00943B25" w:rsidRPr="00943B25" w:rsidRDefault="00943B25" w:rsidP="00B23596">
            <w:pPr>
              <w:ind w:firstLine="360"/>
              <w:rPr>
                <w:sz w:val="18"/>
              </w:rPr>
            </w:pPr>
            <w:r w:rsidRPr="00943B25">
              <w:rPr>
                <w:rFonts w:ascii="宋体" w:eastAsia="宋体" w:hAnsi="宋体" w:cs="宋体" w:hint="eastAsia"/>
                <w:color w:val="000000"/>
                <w:kern w:val="0"/>
                <w:sz w:val="18"/>
              </w:rPr>
              <w:t>纬度</w:t>
            </w:r>
          </w:p>
        </w:tc>
        <w:tc>
          <w:tcPr>
            <w:tcW w:w="3045" w:type="dxa"/>
          </w:tcPr>
          <w:p w:rsidR="00943B25" w:rsidRPr="00943B25" w:rsidRDefault="00943B25" w:rsidP="00B23596">
            <w:pPr>
              <w:ind w:firstLine="360"/>
              <w:rPr>
                <w:rFonts w:ascii="宋体" w:eastAsia="宋体" w:hAnsi="宋体" w:cs="宋体"/>
                <w:color w:val="000000"/>
                <w:kern w:val="0"/>
                <w:sz w:val="18"/>
              </w:rPr>
            </w:pPr>
          </w:p>
        </w:tc>
      </w:tr>
      <w:tr w:rsidR="00943B25" w:rsidTr="00943B25">
        <w:tc>
          <w:tcPr>
            <w:tcW w:w="658" w:type="dxa"/>
          </w:tcPr>
          <w:p w:rsidR="00943B25" w:rsidRPr="00943B25" w:rsidRDefault="00943B25" w:rsidP="00696E03">
            <w:pPr>
              <w:rPr>
                <w:sz w:val="18"/>
              </w:rPr>
            </w:pPr>
            <w:r w:rsidRPr="00943B25">
              <w:rPr>
                <w:rFonts w:hint="eastAsia"/>
                <w:sz w:val="18"/>
              </w:rPr>
              <w:t>6</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中频带宽</w:t>
            </w:r>
          </w:p>
        </w:tc>
        <w:tc>
          <w:tcPr>
            <w:tcW w:w="3060" w:type="dxa"/>
          </w:tcPr>
          <w:p w:rsidR="00943B25" w:rsidRPr="00943B25" w:rsidRDefault="00943B25" w:rsidP="00B23596">
            <w:pPr>
              <w:ind w:firstLine="360"/>
              <w:rPr>
                <w:sz w:val="18"/>
              </w:rPr>
            </w:pPr>
            <w:r w:rsidRPr="00943B25">
              <w:rPr>
                <w:rFonts w:ascii="宋体" w:hAnsi="宋体" w:cs="宋体" w:hint="eastAsia"/>
                <w:color w:val="000000"/>
                <w:kern w:val="0"/>
                <w:sz w:val="18"/>
              </w:rPr>
              <w:t>中频带宽</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7</w:t>
            </w:r>
          </w:p>
        </w:tc>
        <w:tc>
          <w:tcPr>
            <w:tcW w:w="1759" w:type="dxa"/>
          </w:tcPr>
          <w:p w:rsidR="00943B25" w:rsidRPr="00943B25" w:rsidRDefault="00943B25" w:rsidP="00B23596">
            <w:pPr>
              <w:ind w:firstLine="360"/>
              <w:rPr>
                <w:sz w:val="18"/>
              </w:rPr>
            </w:pPr>
            <w:r w:rsidRPr="00943B25">
              <w:rPr>
                <w:rFonts w:ascii="宋体" w:hAnsi="宋体" w:cs="宋体" w:hint="eastAsia"/>
                <w:color w:val="000000"/>
                <w:kern w:val="0"/>
                <w:sz w:val="18"/>
              </w:rPr>
              <w:t>射频衰减</w:t>
            </w:r>
          </w:p>
        </w:tc>
        <w:tc>
          <w:tcPr>
            <w:tcW w:w="3060" w:type="dxa"/>
          </w:tcPr>
          <w:p w:rsidR="00943B25" w:rsidRPr="00943B25" w:rsidRDefault="00943B25" w:rsidP="00B23596">
            <w:pPr>
              <w:ind w:firstLine="360"/>
              <w:rPr>
                <w:sz w:val="18"/>
              </w:rPr>
            </w:pPr>
            <w:r w:rsidRPr="00943B25">
              <w:rPr>
                <w:rFonts w:ascii="宋体" w:hAnsi="宋体" w:cs="宋体" w:hint="eastAsia"/>
                <w:color w:val="000000"/>
                <w:kern w:val="0"/>
                <w:sz w:val="18"/>
              </w:rPr>
              <w:t>射频衰减</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8</w:t>
            </w:r>
          </w:p>
        </w:tc>
        <w:tc>
          <w:tcPr>
            <w:tcW w:w="1759"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中频衰减</w:t>
            </w:r>
          </w:p>
        </w:tc>
        <w:tc>
          <w:tcPr>
            <w:tcW w:w="3060"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中频衰减</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9</w:t>
            </w:r>
          </w:p>
        </w:tc>
        <w:tc>
          <w:tcPr>
            <w:tcW w:w="1759"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解调</w:t>
            </w:r>
          </w:p>
        </w:tc>
        <w:tc>
          <w:tcPr>
            <w:tcW w:w="3060"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解调</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10</w:t>
            </w:r>
          </w:p>
        </w:tc>
        <w:tc>
          <w:tcPr>
            <w:tcW w:w="1759"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检波器</w:t>
            </w:r>
          </w:p>
        </w:tc>
        <w:tc>
          <w:tcPr>
            <w:tcW w:w="3060" w:type="dxa"/>
          </w:tcPr>
          <w:p w:rsidR="00943B25" w:rsidRPr="00943B25" w:rsidRDefault="00943B25" w:rsidP="00B23596">
            <w:pPr>
              <w:ind w:firstLine="360"/>
              <w:rPr>
                <w:rFonts w:ascii="宋体" w:hAnsi="宋体" w:cs="宋体"/>
                <w:color w:val="000000"/>
                <w:kern w:val="0"/>
                <w:sz w:val="18"/>
              </w:rPr>
            </w:pPr>
            <w:r w:rsidRPr="00943B25">
              <w:rPr>
                <w:rFonts w:ascii="宋体" w:hAnsi="宋体" w:cs="宋体" w:hint="eastAsia"/>
                <w:color w:val="000000"/>
                <w:kern w:val="0"/>
                <w:sz w:val="18"/>
              </w:rPr>
              <w:t>检波器</w:t>
            </w:r>
          </w:p>
        </w:tc>
        <w:tc>
          <w:tcPr>
            <w:tcW w:w="3045" w:type="dxa"/>
          </w:tcPr>
          <w:p w:rsidR="00943B25" w:rsidRPr="00943B25" w:rsidRDefault="00943B25" w:rsidP="00B23596">
            <w:pPr>
              <w:ind w:firstLine="360"/>
              <w:rPr>
                <w:sz w:val="18"/>
              </w:rPr>
            </w:pPr>
          </w:p>
        </w:tc>
      </w:tr>
      <w:tr w:rsidR="00943B25" w:rsidTr="00943B25">
        <w:tc>
          <w:tcPr>
            <w:tcW w:w="658" w:type="dxa"/>
          </w:tcPr>
          <w:p w:rsidR="00943B25" w:rsidRPr="00943B25" w:rsidRDefault="00943B25" w:rsidP="00696E03">
            <w:pPr>
              <w:rPr>
                <w:sz w:val="18"/>
              </w:rPr>
            </w:pPr>
            <w:r w:rsidRPr="00943B25">
              <w:rPr>
                <w:rFonts w:hint="eastAsia"/>
                <w:sz w:val="18"/>
              </w:rPr>
              <w:t>11</w:t>
            </w:r>
          </w:p>
        </w:tc>
        <w:tc>
          <w:tcPr>
            <w:tcW w:w="1759" w:type="dxa"/>
            <w:vAlign w:val="center"/>
          </w:tcPr>
          <w:p w:rsidR="00943B25" w:rsidRPr="001E6B2C" w:rsidRDefault="00943B25" w:rsidP="00B23596">
            <w:pPr>
              <w:widowControl/>
              <w:ind w:firstLine="360"/>
              <w:jc w:val="left"/>
              <w:rPr>
                <w:rFonts w:ascii="宋体" w:hAnsi="宋体" w:cs="宋体"/>
                <w:color w:val="000000"/>
                <w:kern w:val="0"/>
                <w:sz w:val="18"/>
              </w:rPr>
            </w:pPr>
            <w:r w:rsidRPr="001E6B2C">
              <w:rPr>
                <w:rFonts w:ascii="宋体" w:hAnsi="宋体" w:cs="宋体" w:hint="eastAsia"/>
                <w:color w:val="000000"/>
                <w:kern w:val="0"/>
                <w:sz w:val="18"/>
              </w:rPr>
              <w:t>监测站：</w:t>
            </w:r>
          </w:p>
        </w:tc>
        <w:tc>
          <w:tcPr>
            <w:tcW w:w="3060" w:type="dxa"/>
          </w:tcPr>
          <w:p w:rsidR="00943B25" w:rsidRPr="00943B25" w:rsidRDefault="00943B25" w:rsidP="00B23596">
            <w:pPr>
              <w:ind w:firstLine="360"/>
              <w:rPr>
                <w:sz w:val="18"/>
              </w:rPr>
            </w:pPr>
            <w:r w:rsidRPr="00943B25">
              <w:rPr>
                <w:rFonts w:hint="eastAsia"/>
                <w:sz w:val="18"/>
              </w:rPr>
              <w:t>用户输入</w:t>
            </w:r>
          </w:p>
        </w:tc>
        <w:tc>
          <w:tcPr>
            <w:tcW w:w="3045" w:type="dxa"/>
          </w:tcPr>
          <w:p w:rsidR="00943B25" w:rsidRPr="00943B25" w:rsidRDefault="00E64A07" w:rsidP="00B23596">
            <w:pPr>
              <w:ind w:firstLine="360"/>
              <w:rPr>
                <w:sz w:val="18"/>
              </w:rPr>
            </w:pPr>
            <w:r w:rsidRPr="00E64A07">
              <w:rPr>
                <w:sz w:val="18"/>
              </w:rPr>
              <w:t>id=</w:t>
            </w:r>
            <w:r w:rsidRPr="00E64A07">
              <w:rPr>
                <w:i/>
                <w:iCs/>
                <w:sz w:val="18"/>
              </w:rPr>
              <w:t>"station"</w:t>
            </w:r>
          </w:p>
        </w:tc>
      </w:tr>
      <w:tr w:rsidR="00943B25" w:rsidTr="00943B25">
        <w:tc>
          <w:tcPr>
            <w:tcW w:w="658" w:type="dxa"/>
          </w:tcPr>
          <w:p w:rsidR="00943B25" w:rsidRPr="00943B25" w:rsidRDefault="00943B25" w:rsidP="00696E03">
            <w:pPr>
              <w:rPr>
                <w:sz w:val="18"/>
              </w:rPr>
            </w:pPr>
            <w:r w:rsidRPr="00943B25">
              <w:rPr>
                <w:rFonts w:hint="eastAsia"/>
                <w:sz w:val="18"/>
              </w:rPr>
              <w:t>12</w:t>
            </w:r>
          </w:p>
        </w:tc>
        <w:tc>
          <w:tcPr>
            <w:tcW w:w="1759" w:type="dxa"/>
            <w:vAlign w:val="center"/>
          </w:tcPr>
          <w:p w:rsidR="00943B25" w:rsidRPr="001E6B2C" w:rsidRDefault="00943B25" w:rsidP="00B23596">
            <w:pPr>
              <w:widowControl/>
              <w:ind w:firstLine="360"/>
              <w:jc w:val="left"/>
              <w:rPr>
                <w:rFonts w:ascii="宋体" w:hAnsi="宋体" w:cs="宋体"/>
                <w:color w:val="000000"/>
                <w:kern w:val="0"/>
                <w:sz w:val="18"/>
              </w:rPr>
            </w:pPr>
            <w:r w:rsidRPr="001E6B2C">
              <w:rPr>
                <w:rFonts w:ascii="宋体" w:hAnsi="宋体" w:cs="宋体" w:hint="eastAsia"/>
                <w:color w:val="000000"/>
                <w:kern w:val="0"/>
                <w:sz w:val="18"/>
              </w:rPr>
              <w:t>监测人：</w:t>
            </w:r>
          </w:p>
        </w:tc>
        <w:tc>
          <w:tcPr>
            <w:tcW w:w="3060" w:type="dxa"/>
          </w:tcPr>
          <w:p w:rsidR="00943B25" w:rsidRPr="00943B25" w:rsidRDefault="00943B25" w:rsidP="00B23596">
            <w:pPr>
              <w:ind w:firstLine="360"/>
              <w:rPr>
                <w:sz w:val="18"/>
              </w:rPr>
            </w:pPr>
            <w:r w:rsidRPr="00943B25">
              <w:rPr>
                <w:rFonts w:hint="eastAsia"/>
                <w:sz w:val="18"/>
              </w:rPr>
              <w:t>用户输入</w:t>
            </w:r>
          </w:p>
        </w:tc>
        <w:tc>
          <w:tcPr>
            <w:tcW w:w="3045" w:type="dxa"/>
          </w:tcPr>
          <w:p w:rsidR="00943B25" w:rsidRPr="00943B25" w:rsidRDefault="00E64A07" w:rsidP="00B23596">
            <w:pPr>
              <w:ind w:firstLine="360"/>
              <w:rPr>
                <w:sz w:val="18"/>
              </w:rPr>
            </w:pPr>
            <w:r w:rsidRPr="00E64A07">
              <w:rPr>
                <w:sz w:val="18"/>
              </w:rPr>
              <w:t>id=</w:t>
            </w:r>
            <w:r w:rsidRPr="00E64A07">
              <w:rPr>
                <w:i/>
                <w:iCs/>
                <w:sz w:val="18"/>
              </w:rPr>
              <w:t>"monitor"</w:t>
            </w:r>
          </w:p>
        </w:tc>
      </w:tr>
      <w:tr w:rsidR="00943B25" w:rsidTr="00943B25">
        <w:tc>
          <w:tcPr>
            <w:tcW w:w="658" w:type="dxa"/>
          </w:tcPr>
          <w:p w:rsidR="00943B25" w:rsidRPr="00943B25" w:rsidRDefault="00943B25" w:rsidP="00696E03">
            <w:pPr>
              <w:rPr>
                <w:sz w:val="18"/>
              </w:rPr>
            </w:pPr>
            <w:r w:rsidRPr="00943B25">
              <w:rPr>
                <w:rFonts w:hint="eastAsia"/>
                <w:sz w:val="18"/>
              </w:rPr>
              <w:t>13</w:t>
            </w:r>
          </w:p>
        </w:tc>
        <w:tc>
          <w:tcPr>
            <w:tcW w:w="1759" w:type="dxa"/>
            <w:vAlign w:val="center"/>
          </w:tcPr>
          <w:p w:rsidR="00943B25" w:rsidRPr="001E6B2C" w:rsidRDefault="00943B25" w:rsidP="00B23596">
            <w:pPr>
              <w:widowControl/>
              <w:ind w:firstLine="360"/>
              <w:jc w:val="left"/>
              <w:rPr>
                <w:rFonts w:ascii="宋体" w:hAnsi="宋体" w:cs="宋体"/>
                <w:color w:val="000000"/>
                <w:kern w:val="0"/>
                <w:sz w:val="18"/>
              </w:rPr>
            </w:pPr>
            <w:r w:rsidRPr="001E6B2C">
              <w:rPr>
                <w:rFonts w:ascii="宋体" w:hAnsi="宋体" w:cs="宋体" w:hint="eastAsia"/>
                <w:color w:val="000000"/>
                <w:kern w:val="0"/>
                <w:sz w:val="18"/>
              </w:rPr>
              <w:t>监测地点：</w:t>
            </w:r>
          </w:p>
        </w:tc>
        <w:tc>
          <w:tcPr>
            <w:tcW w:w="3060" w:type="dxa"/>
          </w:tcPr>
          <w:p w:rsidR="00943B25" w:rsidRPr="00943B25" w:rsidRDefault="00943B25" w:rsidP="00B23596">
            <w:pPr>
              <w:ind w:firstLine="360"/>
              <w:rPr>
                <w:sz w:val="18"/>
              </w:rPr>
            </w:pPr>
            <w:r w:rsidRPr="00943B25">
              <w:rPr>
                <w:rFonts w:hint="eastAsia"/>
                <w:sz w:val="18"/>
              </w:rPr>
              <w:t>用户输入</w:t>
            </w:r>
          </w:p>
        </w:tc>
        <w:tc>
          <w:tcPr>
            <w:tcW w:w="3045" w:type="dxa"/>
          </w:tcPr>
          <w:p w:rsidR="00943B25" w:rsidRPr="00943B25" w:rsidRDefault="00E64A07" w:rsidP="00B23596">
            <w:pPr>
              <w:ind w:firstLine="360"/>
              <w:rPr>
                <w:sz w:val="18"/>
              </w:rPr>
            </w:pPr>
            <w:r w:rsidRPr="00E64A07">
              <w:rPr>
                <w:sz w:val="18"/>
              </w:rPr>
              <w:t>id=</w:t>
            </w:r>
            <w:r w:rsidRPr="00E64A07">
              <w:rPr>
                <w:i/>
                <w:iCs/>
                <w:sz w:val="18"/>
              </w:rPr>
              <w:t>"monitorLocation"</w:t>
            </w:r>
          </w:p>
        </w:tc>
      </w:tr>
    </w:tbl>
    <w:p w:rsidR="001B500E" w:rsidRDefault="00943B25" w:rsidP="000377AC">
      <w:pPr>
        <w:ind w:firstLineChars="50" w:firstLine="105"/>
      </w:pPr>
      <w:r>
        <w:rPr>
          <w:rFonts w:hint="eastAsia"/>
        </w:rPr>
        <w:t>单频监测操作数据</w:t>
      </w:r>
      <w:r w:rsidR="008D648A">
        <w:rPr>
          <w:rFonts w:hint="eastAsia"/>
        </w:rPr>
        <w:t>索引</w:t>
      </w:r>
      <w:r>
        <w:rPr>
          <w:rFonts w:hint="eastAsia"/>
        </w:rPr>
        <w:t>表</w:t>
      </w:r>
      <w:r>
        <w:rPr>
          <w:rFonts w:hint="eastAsia"/>
        </w:rPr>
        <w:t>EMCDPJC</w:t>
      </w:r>
      <w:r w:rsidR="008D648A">
        <w:rPr>
          <w:rFonts w:hint="eastAsia"/>
        </w:rPr>
        <w:t>并且将数据详细信息导入到数据表</w:t>
      </w:r>
      <w:r w:rsidR="008D648A">
        <w:rPr>
          <w:rFonts w:hint="eastAsia"/>
        </w:rPr>
        <w:t>EMCDPJCDATA</w:t>
      </w:r>
      <w:r w:rsidR="008D648A">
        <w:rPr>
          <w:rFonts w:hint="eastAsia"/>
        </w:rPr>
        <w:t>中</w:t>
      </w:r>
    </w:p>
    <w:p w:rsidR="006E78A5" w:rsidRPr="007D6A36" w:rsidRDefault="00B65259" w:rsidP="007D6A36">
      <w:pPr>
        <w:pStyle w:val="2"/>
      </w:pPr>
      <w:bookmarkStart w:id="54" w:name="_Toc501961683"/>
      <w:r>
        <w:rPr>
          <w:rFonts w:hint="eastAsia"/>
        </w:rPr>
        <w:t>11.2</w:t>
      </w:r>
      <w:r w:rsidR="00A95947" w:rsidRPr="007D6A36">
        <w:rPr>
          <w:rFonts w:hint="eastAsia"/>
        </w:rPr>
        <w:t>频段扫描</w:t>
      </w:r>
      <w:bookmarkEnd w:id="54"/>
    </w:p>
    <w:p w:rsidR="006E7464" w:rsidRDefault="006E7464" w:rsidP="006E7464">
      <w:pPr>
        <w:ind w:firstLineChars="200" w:firstLine="420"/>
      </w:pPr>
      <w:r>
        <w:rPr>
          <w:rFonts w:hint="eastAsia"/>
        </w:rPr>
        <w:t>单频监测数据导入过程中，从数据文件中获取信息和用户填写信息如下：</w:t>
      </w:r>
    </w:p>
    <w:tbl>
      <w:tblPr>
        <w:tblW w:w="842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787"/>
        <w:gridCol w:w="4234"/>
        <w:gridCol w:w="1788"/>
      </w:tblGrid>
      <w:tr w:rsidR="006E7464" w:rsidRPr="00D65C66" w:rsidTr="00170E84">
        <w:trPr>
          <w:trHeight w:val="270"/>
        </w:trPr>
        <w:tc>
          <w:tcPr>
            <w:tcW w:w="638" w:type="dxa"/>
          </w:tcPr>
          <w:p w:rsidR="006E7464" w:rsidRPr="00170E84" w:rsidRDefault="006E7464" w:rsidP="00696E03">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序号</w:t>
            </w:r>
          </w:p>
        </w:tc>
        <w:tc>
          <w:tcPr>
            <w:tcW w:w="1787" w:type="dxa"/>
            <w:shd w:val="clear" w:color="auto" w:fill="auto"/>
            <w:noWrap/>
            <w:vAlign w:val="center"/>
          </w:tcPr>
          <w:p w:rsidR="006E7464" w:rsidRPr="00170E84" w:rsidRDefault="006E746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名称</w:t>
            </w:r>
          </w:p>
        </w:tc>
        <w:tc>
          <w:tcPr>
            <w:tcW w:w="4536" w:type="dxa"/>
          </w:tcPr>
          <w:p w:rsidR="006E7464" w:rsidRPr="00170E84" w:rsidRDefault="006E7464" w:rsidP="00B23596">
            <w:pPr>
              <w:widowControl/>
              <w:ind w:firstLine="360"/>
              <w:jc w:val="left"/>
              <w:rPr>
                <w:sz w:val="18"/>
                <w:szCs w:val="18"/>
              </w:rPr>
            </w:pPr>
            <w:r w:rsidRPr="00170E84">
              <w:rPr>
                <w:rFonts w:hint="eastAsia"/>
                <w:sz w:val="18"/>
                <w:szCs w:val="18"/>
              </w:rPr>
              <w:t>监测文件中对应项或用户输入</w:t>
            </w:r>
          </w:p>
        </w:tc>
        <w:tc>
          <w:tcPr>
            <w:tcW w:w="1468" w:type="dxa"/>
          </w:tcPr>
          <w:p w:rsidR="006E7464" w:rsidRPr="00170E84" w:rsidRDefault="003E113A" w:rsidP="00B23596">
            <w:pPr>
              <w:widowControl/>
              <w:ind w:firstLine="360"/>
              <w:jc w:val="left"/>
              <w:rPr>
                <w:sz w:val="18"/>
                <w:szCs w:val="18"/>
              </w:rPr>
            </w:pPr>
            <w:r>
              <w:rPr>
                <w:rFonts w:hint="eastAsia"/>
                <w:sz w:val="18"/>
                <w:szCs w:val="18"/>
              </w:rPr>
              <w:t>备注</w:t>
            </w:r>
          </w:p>
        </w:tc>
      </w:tr>
      <w:tr w:rsidR="006E7464" w:rsidRPr="00D65C66" w:rsidTr="00170E84">
        <w:trPr>
          <w:trHeight w:val="270"/>
        </w:trPr>
        <w:tc>
          <w:tcPr>
            <w:tcW w:w="638" w:type="dxa"/>
          </w:tcPr>
          <w:p w:rsidR="006E746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787" w:type="dxa"/>
            <w:shd w:val="clear" w:color="auto" w:fill="auto"/>
            <w:noWrap/>
            <w:vAlign w:val="center"/>
          </w:tcPr>
          <w:p w:rsidR="006E7464" w:rsidRPr="00170E84" w:rsidRDefault="006E746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4536" w:type="dxa"/>
          </w:tcPr>
          <w:p w:rsidR="006E746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6E7464" w:rsidRPr="00170E84" w:rsidRDefault="006E7464" w:rsidP="00B23596">
            <w:pPr>
              <w:widowControl/>
              <w:ind w:firstLine="360"/>
              <w:jc w:val="left"/>
              <w:rPr>
                <w:rFonts w:ascii="宋体" w:hAnsi="宋体" w:cs="宋体"/>
                <w:color w:val="000000"/>
                <w:kern w:val="0"/>
                <w:sz w:val="18"/>
                <w:szCs w:val="18"/>
              </w:rPr>
            </w:pPr>
          </w:p>
        </w:tc>
      </w:tr>
      <w:tr w:rsidR="006E7464" w:rsidRPr="00D65C66" w:rsidTr="00170E84">
        <w:trPr>
          <w:trHeight w:val="270"/>
        </w:trPr>
        <w:tc>
          <w:tcPr>
            <w:tcW w:w="638" w:type="dxa"/>
          </w:tcPr>
          <w:p w:rsidR="006E746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1787" w:type="dxa"/>
            <w:shd w:val="clear" w:color="auto" w:fill="auto"/>
            <w:noWrap/>
            <w:vAlign w:val="center"/>
          </w:tcPr>
          <w:p w:rsidR="006E7464" w:rsidRPr="00170E84" w:rsidRDefault="006E746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4536" w:type="dxa"/>
          </w:tcPr>
          <w:p w:rsidR="006E7464" w:rsidRPr="00170E84" w:rsidRDefault="00170E84" w:rsidP="00B23596">
            <w:pPr>
              <w:widowControl/>
              <w:ind w:firstLine="360"/>
              <w:jc w:val="left"/>
              <w:rPr>
                <w:sz w:val="18"/>
                <w:szCs w:val="18"/>
              </w:rPr>
            </w:pPr>
            <w:r w:rsidRPr="00170E84">
              <w:rPr>
                <w:rFonts w:hint="eastAsia"/>
                <w:sz w:val="18"/>
                <w:szCs w:val="18"/>
              </w:rPr>
              <w:t>从监测文件中获取</w:t>
            </w:r>
          </w:p>
        </w:tc>
        <w:tc>
          <w:tcPr>
            <w:tcW w:w="1468" w:type="dxa"/>
          </w:tcPr>
          <w:p w:rsidR="006E7464" w:rsidRPr="00170E84" w:rsidRDefault="006E7464" w:rsidP="00B23596">
            <w:pPr>
              <w:widowControl/>
              <w:ind w:firstLine="360"/>
              <w:jc w:val="left"/>
              <w:rPr>
                <w:rFonts w:ascii="宋体" w:hAnsi="宋体" w:cs="宋体"/>
                <w:color w:val="000000"/>
                <w:kern w:val="0"/>
                <w:sz w:val="18"/>
                <w:szCs w:val="18"/>
              </w:rPr>
            </w:pPr>
          </w:p>
        </w:tc>
      </w:tr>
      <w:tr w:rsidR="006E7464" w:rsidRPr="00A95947" w:rsidTr="00170E84">
        <w:trPr>
          <w:trHeight w:val="270"/>
        </w:trPr>
        <w:tc>
          <w:tcPr>
            <w:tcW w:w="638" w:type="dxa"/>
          </w:tcPr>
          <w:p w:rsidR="006E7464" w:rsidRPr="00170E84" w:rsidRDefault="00170E84" w:rsidP="00696E03">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t>3</w:t>
            </w:r>
          </w:p>
        </w:tc>
        <w:tc>
          <w:tcPr>
            <w:tcW w:w="1787" w:type="dxa"/>
            <w:shd w:val="clear" w:color="auto" w:fill="auto"/>
            <w:noWrap/>
            <w:vAlign w:val="center"/>
          </w:tcPr>
          <w:p w:rsidR="006E7464" w:rsidRPr="00170E84" w:rsidRDefault="006E746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监测数目</w:t>
            </w:r>
          </w:p>
        </w:tc>
        <w:tc>
          <w:tcPr>
            <w:tcW w:w="4536" w:type="dxa"/>
          </w:tcPr>
          <w:p w:rsidR="006E7464" w:rsidRPr="00170E84" w:rsidRDefault="00170E84" w:rsidP="00B23596">
            <w:pPr>
              <w:widowControl/>
              <w:ind w:firstLine="360"/>
              <w:jc w:val="left"/>
              <w:rPr>
                <w:sz w:val="18"/>
                <w:szCs w:val="18"/>
              </w:rPr>
            </w:pPr>
            <w:r w:rsidRPr="00170E84">
              <w:rPr>
                <w:rFonts w:hint="eastAsia"/>
                <w:sz w:val="18"/>
                <w:szCs w:val="18"/>
              </w:rPr>
              <w:t>从监测文件中获取</w:t>
            </w:r>
          </w:p>
        </w:tc>
        <w:tc>
          <w:tcPr>
            <w:tcW w:w="1468" w:type="dxa"/>
          </w:tcPr>
          <w:p w:rsidR="006E7464" w:rsidRPr="00170E84" w:rsidRDefault="006E7464" w:rsidP="00B23596">
            <w:pPr>
              <w:widowControl/>
              <w:ind w:firstLine="360"/>
              <w:jc w:val="left"/>
              <w:rPr>
                <w:rFonts w:ascii="宋体" w:hAnsi="宋体" w:cs="宋体"/>
                <w:strike/>
                <w:color w:val="000000"/>
                <w:kern w:val="0"/>
                <w:sz w:val="18"/>
                <w:szCs w:val="18"/>
              </w:rPr>
            </w:pPr>
          </w:p>
        </w:tc>
      </w:tr>
      <w:tr w:rsidR="006E7464" w:rsidRPr="00A95947" w:rsidTr="00170E84">
        <w:trPr>
          <w:trHeight w:val="270"/>
        </w:trPr>
        <w:tc>
          <w:tcPr>
            <w:tcW w:w="638" w:type="dxa"/>
          </w:tcPr>
          <w:p w:rsidR="006E7464" w:rsidRPr="00170E84" w:rsidRDefault="00170E84" w:rsidP="00696E03">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t>4</w:t>
            </w:r>
          </w:p>
        </w:tc>
        <w:tc>
          <w:tcPr>
            <w:tcW w:w="1787" w:type="dxa"/>
            <w:shd w:val="clear" w:color="auto" w:fill="auto"/>
            <w:noWrap/>
            <w:vAlign w:val="center"/>
          </w:tcPr>
          <w:p w:rsidR="006E7464" w:rsidRPr="00170E84" w:rsidRDefault="006E7464"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监测类型</w:t>
            </w:r>
          </w:p>
        </w:tc>
        <w:tc>
          <w:tcPr>
            <w:tcW w:w="4536" w:type="dxa"/>
          </w:tcPr>
          <w:p w:rsidR="006E7464" w:rsidRPr="00170E84" w:rsidRDefault="00170E84" w:rsidP="00B23596">
            <w:pPr>
              <w:widowControl/>
              <w:ind w:firstLine="360"/>
              <w:jc w:val="left"/>
              <w:rPr>
                <w:sz w:val="18"/>
                <w:szCs w:val="18"/>
              </w:rPr>
            </w:pPr>
            <w:r w:rsidRPr="00170E84">
              <w:rPr>
                <w:rFonts w:hint="eastAsia"/>
                <w:sz w:val="18"/>
                <w:szCs w:val="18"/>
              </w:rPr>
              <w:t>从监测文件中获取</w:t>
            </w:r>
          </w:p>
        </w:tc>
        <w:tc>
          <w:tcPr>
            <w:tcW w:w="1468" w:type="dxa"/>
          </w:tcPr>
          <w:p w:rsidR="006E7464" w:rsidRPr="00170E84" w:rsidRDefault="006E7464" w:rsidP="00B23596">
            <w:pPr>
              <w:widowControl/>
              <w:ind w:firstLine="360"/>
              <w:jc w:val="left"/>
              <w:rPr>
                <w:rFonts w:ascii="宋体" w:hAnsi="宋体" w:cs="宋体"/>
                <w:strike/>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最低频率</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单位MHz</w:t>
            </w: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6</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最高频率</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步长</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单位</w:t>
            </w:r>
            <w:r w:rsidR="00A7270D">
              <w:rPr>
                <w:rFonts w:ascii="宋体" w:hAnsi="宋体" w:cs="宋体" w:hint="eastAsia"/>
                <w:color w:val="000000"/>
                <w:kern w:val="0"/>
                <w:sz w:val="18"/>
                <w:szCs w:val="18"/>
              </w:rPr>
              <w:t>k</w:t>
            </w:r>
            <w:r w:rsidRPr="00170E84">
              <w:rPr>
                <w:rFonts w:ascii="宋体" w:hAnsi="宋体" w:cs="宋体" w:hint="eastAsia"/>
                <w:color w:val="000000"/>
                <w:kern w:val="0"/>
                <w:sz w:val="18"/>
                <w:szCs w:val="18"/>
              </w:rPr>
              <w:t>Hz</w:t>
            </w:r>
          </w:p>
        </w:tc>
      </w:tr>
      <w:tr w:rsidR="00170E84" w:rsidRPr="00A95947" w:rsidTr="00170E84">
        <w:trPr>
          <w:trHeight w:val="270"/>
        </w:trPr>
        <w:tc>
          <w:tcPr>
            <w:tcW w:w="638" w:type="dxa"/>
          </w:tcPr>
          <w:p w:rsidR="00170E84" w:rsidRPr="00170E84" w:rsidRDefault="00170E84" w:rsidP="00696E03">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t>8</w:t>
            </w:r>
          </w:p>
        </w:tc>
        <w:tc>
          <w:tcPr>
            <w:tcW w:w="1787" w:type="dxa"/>
            <w:shd w:val="clear" w:color="auto" w:fill="auto"/>
            <w:noWrap/>
            <w:vAlign w:val="center"/>
          </w:tcPr>
          <w:p w:rsidR="00170E84" w:rsidRPr="00170E84" w:rsidRDefault="00170E84"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strike/>
                <w:color w:val="000000"/>
                <w:kern w:val="0"/>
                <w:sz w:val="18"/>
                <w:szCs w:val="18"/>
              </w:rPr>
            </w:pPr>
          </w:p>
        </w:tc>
      </w:tr>
      <w:tr w:rsidR="00170E84" w:rsidRPr="00A95947" w:rsidTr="00170E84">
        <w:trPr>
          <w:trHeight w:val="270"/>
        </w:trPr>
        <w:tc>
          <w:tcPr>
            <w:tcW w:w="638" w:type="dxa"/>
          </w:tcPr>
          <w:p w:rsidR="00170E84" w:rsidRPr="00170E84" w:rsidRDefault="00170E84" w:rsidP="00696E03">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lastRenderedPageBreak/>
              <w:t>9</w:t>
            </w:r>
          </w:p>
        </w:tc>
        <w:tc>
          <w:tcPr>
            <w:tcW w:w="1787" w:type="dxa"/>
            <w:shd w:val="clear" w:color="auto" w:fill="auto"/>
            <w:noWrap/>
            <w:vAlign w:val="center"/>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strike/>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10</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中频带宽</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单位</w:t>
            </w:r>
            <w:r w:rsidR="00A7270D">
              <w:rPr>
                <w:rFonts w:ascii="宋体" w:hAnsi="宋体" w:cs="宋体" w:hint="eastAsia"/>
                <w:color w:val="000000"/>
                <w:kern w:val="0"/>
                <w:sz w:val="18"/>
                <w:szCs w:val="18"/>
              </w:rPr>
              <w:t>kH</w:t>
            </w:r>
            <w:r w:rsidRPr="00170E84">
              <w:rPr>
                <w:rFonts w:ascii="宋体" w:hAnsi="宋体" w:cs="宋体" w:hint="eastAsia"/>
                <w:color w:val="000000"/>
                <w:kern w:val="0"/>
                <w:sz w:val="18"/>
                <w:szCs w:val="18"/>
              </w:rPr>
              <w:t>z</w:t>
            </w: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11</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射频衰减</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12</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中频衰减</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13</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前置放大器</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14</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解调</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170E84" w:rsidRPr="00D65C66" w:rsidTr="00170E84">
        <w:trPr>
          <w:trHeight w:val="270"/>
        </w:trPr>
        <w:tc>
          <w:tcPr>
            <w:tcW w:w="638" w:type="dxa"/>
          </w:tcPr>
          <w:p w:rsidR="00170E84" w:rsidRPr="00170E84" w:rsidRDefault="00170E84"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15</w:t>
            </w:r>
          </w:p>
        </w:tc>
        <w:tc>
          <w:tcPr>
            <w:tcW w:w="1787" w:type="dxa"/>
            <w:shd w:val="clear" w:color="auto" w:fill="auto"/>
            <w:noWrap/>
            <w:vAlign w:val="center"/>
            <w:hideMark/>
          </w:tcPr>
          <w:p w:rsidR="00170E84" w:rsidRPr="00170E84" w:rsidRDefault="00170E84"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检波器</w:t>
            </w:r>
          </w:p>
        </w:tc>
        <w:tc>
          <w:tcPr>
            <w:tcW w:w="4536" w:type="dxa"/>
          </w:tcPr>
          <w:p w:rsidR="00170E84" w:rsidRPr="00170E84" w:rsidRDefault="00170E84"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170E84" w:rsidRPr="00170E84" w:rsidRDefault="00170E84" w:rsidP="00B23596">
            <w:pPr>
              <w:widowControl/>
              <w:ind w:firstLine="360"/>
              <w:jc w:val="left"/>
              <w:rPr>
                <w:rFonts w:ascii="宋体" w:hAnsi="宋体" w:cs="宋体"/>
                <w:color w:val="000000"/>
                <w:kern w:val="0"/>
                <w:sz w:val="18"/>
                <w:szCs w:val="18"/>
              </w:rPr>
            </w:pPr>
          </w:p>
        </w:tc>
      </w:tr>
      <w:tr w:rsidR="00E64A07" w:rsidRPr="00D65C66" w:rsidTr="00170E84">
        <w:trPr>
          <w:trHeight w:val="270"/>
        </w:trPr>
        <w:tc>
          <w:tcPr>
            <w:tcW w:w="638" w:type="dxa"/>
          </w:tcPr>
          <w:p w:rsidR="00E64A07" w:rsidRPr="00696E03" w:rsidRDefault="00E64A07" w:rsidP="00696E03">
            <w:pPr>
              <w:widowControl/>
              <w:jc w:val="left"/>
              <w:rPr>
                <w:rFonts w:ascii="宋体" w:hAnsi="宋体" w:cs="宋体"/>
                <w:color w:val="000000"/>
                <w:kern w:val="0"/>
                <w:sz w:val="18"/>
                <w:szCs w:val="18"/>
              </w:rPr>
            </w:pPr>
            <w:r w:rsidRPr="00696E03">
              <w:rPr>
                <w:rFonts w:ascii="宋体" w:hAnsi="宋体" w:cs="宋体" w:hint="eastAsia"/>
                <w:color w:val="000000"/>
                <w:kern w:val="0"/>
                <w:sz w:val="18"/>
                <w:szCs w:val="18"/>
              </w:rPr>
              <w:t>16</w:t>
            </w:r>
          </w:p>
        </w:tc>
        <w:tc>
          <w:tcPr>
            <w:tcW w:w="1787" w:type="dxa"/>
            <w:shd w:val="clear" w:color="auto" w:fill="auto"/>
            <w:noWrap/>
            <w:vAlign w:val="center"/>
            <w:hideMark/>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监测站：</w:t>
            </w:r>
          </w:p>
        </w:tc>
        <w:tc>
          <w:tcPr>
            <w:tcW w:w="4536" w:type="dxa"/>
          </w:tcPr>
          <w:p w:rsidR="00E64A07" w:rsidRPr="00170E84" w:rsidRDefault="00E64A07" w:rsidP="00B23596">
            <w:pPr>
              <w:widowControl/>
              <w:ind w:firstLine="360"/>
              <w:jc w:val="left"/>
              <w:rPr>
                <w:sz w:val="18"/>
                <w:szCs w:val="18"/>
              </w:rPr>
            </w:pPr>
            <w:r w:rsidRPr="00170E84">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"station"</w:t>
            </w:r>
          </w:p>
        </w:tc>
      </w:tr>
      <w:tr w:rsidR="00E64A07" w:rsidRPr="001304DB" w:rsidTr="00170E84">
        <w:trPr>
          <w:trHeight w:val="270"/>
        </w:trPr>
        <w:tc>
          <w:tcPr>
            <w:tcW w:w="638" w:type="dxa"/>
          </w:tcPr>
          <w:p w:rsidR="00E64A07" w:rsidRPr="00696E03" w:rsidRDefault="00E64A07" w:rsidP="00696E03">
            <w:pPr>
              <w:widowControl/>
              <w:jc w:val="left"/>
              <w:rPr>
                <w:rFonts w:ascii="宋体" w:hAnsi="宋体" w:cs="宋体"/>
                <w:color w:val="000000"/>
                <w:kern w:val="0"/>
                <w:sz w:val="18"/>
                <w:szCs w:val="18"/>
              </w:rPr>
            </w:pPr>
            <w:r w:rsidRPr="00696E03">
              <w:rPr>
                <w:rFonts w:ascii="宋体" w:hAnsi="宋体" w:cs="宋体" w:hint="eastAsia"/>
                <w:color w:val="000000"/>
                <w:kern w:val="0"/>
                <w:sz w:val="18"/>
                <w:szCs w:val="18"/>
              </w:rPr>
              <w:t>17</w:t>
            </w:r>
          </w:p>
        </w:tc>
        <w:tc>
          <w:tcPr>
            <w:tcW w:w="1787" w:type="dxa"/>
            <w:shd w:val="clear" w:color="auto" w:fill="auto"/>
            <w:noWrap/>
            <w:vAlign w:val="center"/>
            <w:hideMark/>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监测人：</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"monitor"</w:t>
            </w:r>
          </w:p>
        </w:tc>
      </w:tr>
      <w:tr w:rsidR="00E64A07" w:rsidRPr="001304DB" w:rsidTr="00170E84">
        <w:trPr>
          <w:trHeight w:val="270"/>
        </w:trPr>
        <w:tc>
          <w:tcPr>
            <w:tcW w:w="638" w:type="dxa"/>
          </w:tcPr>
          <w:p w:rsidR="00E64A07" w:rsidRPr="00696E03" w:rsidRDefault="00E64A07" w:rsidP="00696E03">
            <w:pPr>
              <w:widowControl/>
              <w:jc w:val="left"/>
              <w:rPr>
                <w:rFonts w:ascii="宋体" w:hAnsi="宋体" w:cs="宋体"/>
                <w:color w:val="000000"/>
                <w:kern w:val="0"/>
                <w:sz w:val="18"/>
                <w:szCs w:val="18"/>
              </w:rPr>
            </w:pPr>
            <w:r w:rsidRPr="00696E03">
              <w:rPr>
                <w:rFonts w:ascii="宋体" w:hAnsi="宋体" w:cs="宋体" w:hint="eastAsia"/>
                <w:color w:val="000000"/>
                <w:kern w:val="0"/>
                <w:sz w:val="18"/>
                <w:szCs w:val="18"/>
              </w:rPr>
              <w:t>18</w:t>
            </w:r>
          </w:p>
        </w:tc>
        <w:tc>
          <w:tcPr>
            <w:tcW w:w="1787" w:type="dxa"/>
            <w:shd w:val="clear" w:color="auto" w:fill="auto"/>
            <w:noWrap/>
            <w:vAlign w:val="center"/>
            <w:hideMark/>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监测地点：</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1E6B2C">
            <w:pPr>
              <w:rPr>
                <w:sz w:val="18"/>
              </w:rPr>
            </w:pPr>
            <w:r w:rsidRPr="00E64A07">
              <w:rPr>
                <w:sz w:val="18"/>
              </w:rPr>
              <w:t>id=</w:t>
            </w:r>
            <w:r w:rsidRPr="00E64A07">
              <w:rPr>
                <w:i/>
                <w:iCs/>
                <w:sz w:val="18"/>
              </w:rPr>
              <w:t>"monitorLocation"</w:t>
            </w:r>
          </w:p>
        </w:tc>
      </w:tr>
    </w:tbl>
    <w:p w:rsidR="006E7464" w:rsidRDefault="006E7464" w:rsidP="00B23596">
      <w:pPr>
        <w:ind w:firstLine="420"/>
      </w:pPr>
    </w:p>
    <w:p w:rsidR="00170E84" w:rsidRDefault="00170E84" w:rsidP="00170E84">
      <w:pPr>
        <w:ind w:firstLineChars="200" w:firstLine="420"/>
      </w:pPr>
      <w:r>
        <w:rPr>
          <w:rFonts w:hint="eastAsia"/>
        </w:rPr>
        <w:t>单频监测操作数据</w:t>
      </w:r>
      <w:r w:rsidR="00FB1D89">
        <w:rPr>
          <w:rFonts w:hint="eastAsia"/>
        </w:rPr>
        <w:t>索引</w:t>
      </w:r>
      <w:r>
        <w:rPr>
          <w:rFonts w:hint="eastAsia"/>
        </w:rPr>
        <w:t>表</w:t>
      </w:r>
      <w:r>
        <w:rPr>
          <w:rFonts w:hint="eastAsia"/>
        </w:rPr>
        <w:t>EMC</w:t>
      </w:r>
      <w:r w:rsidR="007F45E5">
        <w:rPr>
          <w:rFonts w:hint="eastAsia"/>
        </w:rPr>
        <w:t>PDSM</w:t>
      </w:r>
      <w:r w:rsidR="00FB1D89">
        <w:rPr>
          <w:rFonts w:hint="eastAsia"/>
        </w:rPr>
        <w:t>和数据表</w:t>
      </w:r>
      <w:r w:rsidR="00FB1D89">
        <w:rPr>
          <w:rFonts w:hint="eastAsia"/>
        </w:rPr>
        <w:t>EMCPDSMDATA</w:t>
      </w:r>
    </w:p>
    <w:p w:rsidR="00A95947" w:rsidRPr="007D6A36" w:rsidRDefault="00B65259" w:rsidP="007D6A36">
      <w:pPr>
        <w:pStyle w:val="2"/>
      </w:pPr>
      <w:bookmarkStart w:id="55" w:name="_Toc501961684"/>
      <w:r>
        <w:rPr>
          <w:rFonts w:hint="eastAsia"/>
        </w:rPr>
        <w:t>11.3</w:t>
      </w:r>
      <w:r w:rsidR="00316A4F" w:rsidRPr="007D6A36">
        <w:rPr>
          <w:rFonts w:hint="eastAsia"/>
        </w:rPr>
        <w:t>单频</w:t>
      </w:r>
      <w:r w:rsidR="00A95947" w:rsidRPr="007D6A36">
        <w:rPr>
          <w:rFonts w:hint="eastAsia"/>
        </w:rPr>
        <w:t>测向</w:t>
      </w:r>
      <w:bookmarkEnd w:id="55"/>
    </w:p>
    <w:p w:rsidR="007F45E5" w:rsidRDefault="007F45E5" w:rsidP="007F45E5">
      <w:pPr>
        <w:ind w:firstLineChars="200" w:firstLine="420"/>
      </w:pPr>
      <w:r>
        <w:rPr>
          <w:rFonts w:hint="eastAsia"/>
        </w:rPr>
        <w:t>单频测向数据导入过程中，从数据文件中获取信息和用户填写信息如下：</w:t>
      </w:r>
    </w:p>
    <w:tbl>
      <w:tblPr>
        <w:tblW w:w="842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787"/>
        <w:gridCol w:w="4234"/>
        <w:gridCol w:w="1788"/>
      </w:tblGrid>
      <w:tr w:rsidR="003E113A" w:rsidRPr="00170E84" w:rsidTr="003E113A">
        <w:trPr>
          <w:trHeight w:val="270"/>
        </w:trPr>
        <w:tc>
          <w:tcPr>
            <w:tcW w:w="638" w:type="dxa"/>
          </w:tcPr>
          <w:p w:rsidR="003E113A" w:rsidRPr="00170E84" w:rsidRDefault="003E113A" w:rsidP="00696E03">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序号</w:t>
            </w:r>
          </w:p>
        </w:tc>
        <w:tc>
          <w:tcPr>
            <w:tcW w:w="1787" w:type="dxa"/>
            <w:shd w:val="clear" w:color="auto" w:fill="auto"/>
            <w:noWrap/>
            <w:vAlign w:val="center"/>
          </w:tcPr>
          <w:p w:rsidR="003E113A" w:rsidRPr="00170E84" w:rsidRDefault="003E113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名称</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监测文件中对应项或用户输入</w:t>
            </w:r>
          </w:p>
        </w:tc>
        <w:tc>
          <w:tcPr>
            <w:tcW w:w="1468" w:type="dxa"/>
          </w:tcPr>
          <w:p w:rsidR="003E113A" w:rsidRPr="00170E84" w:rsidRDefault="003E113A" w:rsidP="00B23596">
            <w:pPr>
              <w:widowControl/>
              <w:ind w:firstLine="360"/>
              <w:jc w:val="left"/>
              <w:rPr>
                <w:sz w:val="18"/>
                <w:szCs w:val="18"/>
              </w:rPr>
            </w:pPr>
          </w:p>
        </w:tc>
      </w:tr>
      <w:tr w:rsidR="003E113A" w:rsidRPr="00170E84" w:rsidTr="003E113A">
        <w:trPr>
          <w:trHeight w:val="270"/>
        </w:trPr>
        <w:tc>
          <w:tcPr>
            <w:tcW w:w="638" w:type="dxa"/>
          </w:tcPr>
          <w:p w:rsidR="003E113A" w:rsidRPr="00170E84"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787" w:type="dxa"/>
            <w:shd w:val="clear" w:color="auto" w:fill="auto"/>
            <w:noWrap/>
            <w:vAlign w:val="center"/>
          </w:tcPr>
          <w:p w:rsidR="003E113A" w:rsidRPr="00170E84" w:rsidRDefault="003E113A"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监测站1</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3E113A" w:rsidRPr="00170E84" w:rsidRDefault="003E113A" w:rsidP="00B23596">
            <w:pPr>
              <w:widowControl/>
              <w:ind w:firstLine="360"/>
              <w:jc w:val="left"/>
              <w:rPr>
                <w:rFonts w:ascii="宋体" w:hAnsi="宋体" w:cs="宋体"/>
                <w:color w:val="000000"/>
                <w:kern w:val="0"/>
                <w:sz w:val="18"/>
                <w:szCs w:val="18"/>
              </w:rPr>
            </w:pPr>
          </w:p>
        </w:tc>
      </w:tr>
      <w:tr w:rsidR="003E113A" w:rsidRPr="00170E84" w:rsidTr="003E113A">
        <w:trPr>
          <w:trHeight w:val="270"/>
        </w:trPr>
        <w:tc>
          <w:tcPr>
            <w:tcW w:w="638" w:type="dxa"/>
          </w:tcPr>
          <w:p w:rsidR="003E113A" w:rsidRPr="00170E84"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1787" w:type="dxa"/>
            <w:shd w:val="clear" w:color="auto" w:fill="auto"/>
            <w:noWrap/>
            <w:vAlign w:val="center"/>
          </w:tcPr>
          <w:p w:rsidR="003E113A" w:rsidRPr="00170E84" w:rsidRDefault="003E113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p>
        </w:tc>
        <w:tc>
          <w:tcPr>
            <w:tcW w:w="1468" w:type="dxa"/>
          </w:tcPr>
          <w:p w:rsidR="003E113A" w:rsidRPr="00170E84" w:rsidRDefault="003E113A" w:rsidP="00B23596">
            <w:pPr>
              <w:widowControl/>
              <w:ind w:firstLine="360"/>
              <w:jc w:val="left"/>
              <w:rPr>
                <w:rFonts w:ascii="宋体" w:hAnsi="宋体" w:cs="宋体"/>
                <w:color w:val="000000"/>
                <w:kern w:val="0"/>
                <w:sz w:val="18"/>
                <w:szCs w:val="18"/>
              </w:rPr>
            </w:pPr>
          </w:p>
        </w:tc>
      </w:tr>
      <w:tr w:rsidR="003E113A" w:rsidRPr="00170E84" w:rsidTr="003E113A">
        <w:trPr>
          <w:trHeight w:val="270"/>
        </w:trPr>
        <w:tc>
          <w:tcPr>
            <w:tcW w:w="638" w:type="dxa"/>
          </w:tcPr>
          <w:p w:rsidR="003E113A" w:rsidRPr="003E113A" w:rsidRDefault="003E113A" w:rsidP="00696E03">
            <w:pPr>
              <w:widowControl/>
              <w:jc w:val="left"/>
              <w:rPr>
                <w:rFonts w:ascii="宋体" w:hAnsi="宋体" w:cs="宋体"/>
                <w:color w:val="000000"/>
                <w:kern w:val="0"/>
                <w:sz w:val="18"/>
                <w:szCs w:val="18"/>
              </w:rPr>
            </w:pPr>
            <w:r w:rsidRPr="003E113A">
              <w:rPr>
                <w:rFonts w:ascii="宋体" w:hAnsi="宋体" w:cs="宋体" w:hint="eastAsia"/>
                <w:color w:val="000000"/>
                <w:kern w:val="0"/>
                <w:sz w:val="18"/>
                <w:szCs w:val="18"/>
              </w:rPr>
              <w:t>3</w:t>
            </w:r>
          </w:p>
        </w:tc>
        <w:tc>
          <w:tcPr>
            <w:tcW w:w="1787" w:type="dxa"/>
            <w:shd w:val="clear" w:color="auto" w:fill="auto"/>
            <w:noWrap/>
            <w:vAlign w:val="center"/>
          </w:tcPr>
          <w:p w:rsidR="003E113A" w:rsidRPr="00170E84" w:rsidRDefault="003E113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音频带宽</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p>
        </w:tc>
        <w:tc>
          <w:tcPr>
            <w:tcW w:w="1468" w:type="dxa"/>
          </w:tcPr>
          <w:p w:rsidR="003E113A" w:rsidRPr="00170E84" w:rsidRDefault="003E113A" w:rsidP="00B23596">
            <w:pPr>
              <w:widowControl/>
              <w:ind w:firstLine="360"/>
              <w:jc w:val="left"/>
              <w:rPr>
                <w:rFonts w:ascii="宋体" w:hAnsi="宋体" w:cs="宋体"/>
                <w:strike/>
                <w:color w:val="000000"/>
                <w:kern w:val="0"/>
                <w:sz w:val="18"/>
                <w:szCs w:val="18"/>
              </w:rPr>
            </w:pPr>
          </w:p>
        </w:tc>
      </w:tr>
      <w:tr w:rsidR="003E113A" w:rsidRPr="00170E84" w:rsidTr="003E113A">
        <w:trPr>
          <w:trHeight w:val="270"/>
        </w:trPr>
        <w:tc>
          <w:tcPr>
            <w:tcW w:w="638" w:type="dxa"/>
          </w:tcPr>
          <w:p w:rsidR="003E113A" w:rsidRPr="00170E84" w:rsidRDefault="003E113A" w:rsidP="00696E03">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t>4</w:t>
            </w:r>
          </w:p>
        </w:tc>
        <w:tc>
          <w:tcPr>
            <w:tcW w:w="1787" w:type="dxa"/>
            <w:shd w:val="clear" w:color="auto" w:fill="auto"/>
            <w:noWrap/>
            <w:vAlign w:val="center"/>
          </w:tcPr>
          <w:p w:rsidR="003E113A" w:rsidRPr="00170E84" w:rsidRDefault="003E113A"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p>
        </w:tc>
        <w:tc>
          <w:tcPr>
            <w:tcW w:w="1468" w:type="dxa"/>
          </w:tcPr>
          <w:p w:rsidR="003E113A" w:rsidRPr="00170E84" w:rsidRDefault="003E113A" w:rsidP="00B23596">
            <w:pPr>
              <w:widowControl/>
              <w:ind w:firstLine="360"/>
              <w:jc w:val="left"/>
              <w:rPr>
                <w:rFonts w:ascii="宋体" w:hAnsi="宋体" w:cs="宋体"/>
                <w:strike/>
                <w:color w:val="000000"/>
                <w:kern w:val="0"/>
                <w:sz w:val="18"/>
                <w:szCs w:val="18"/>
              </w:rPr>
            </w:pPr>
          </w:p>
        </w:tc>
      </w:tr>
      <w:tr w:rsidR="003E113A" w:rsidRPr="00170E84" w:rsidTr="003E113A">
        <w:trPr>
          <w:trHeight w:val="270"/>
        </w:trPr>
        <w:tc>
          <w:tcPr>
            <w:tcW w:w="638" w:type="dxa"/>
          </w:tcPr>
          <w:p w:rsidR="003E113A" w:rsidRPr="00170E84"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1787" w:type="dxa"/>
            <w:shd w:val="clear" w:color="auto" w:fill="auto"/>
            <w:noWrap/>
            <w:vAlign w:val="center"/>
            <w:hideMark/>
          </w:tcPr>
          <w:p w:rsidR="003E113A" w:rsidRPr="00170E84" w:rsidRDefault="003E113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3E113A" w:rsidRPr="00170E84" w:rsidRDefault="003E113A" w:rsidP="00B23596">
            <w:pPr>
              <w:widowControl/>
              <w:ind w:firstLine="360"/>
              <w:jc w:val="left"/>
              <w:rPr>
                <w:rFonts w:ascii="宋体" w:hAnsi="宋体" w:cs="宋体"/>
                <w:color w:val="000000"/>
                <w:kern w:val="0"/>
                <w:sz w:val="18"/>
                <w:szCs w:val="18"/>
              </w:rPr>
            </w:pPr>
          </w:p>
        </w:tc>
      </w:tr>
      <w:tr w:rsidR="003E113A" w:rsidRPr="00170E84" w:rsidTr="003E113A">
        <w:trPr>
          <w:trHeight w:val="270"/>
        </w:trPr>
        <w:tc>
          <w:tcPr>
            <w:tcW w:w="638" w:type="dxa"/>
          </w:tcPr>
          <w:p w:rsidR="003E113A" w:rsidRPr="003E113A"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6</w:t>
            </w:r>
          </w:p>
        </w:tc>
        <w:tc>
          <w:tcPr>
            <w:tcW w:w="1787" w:type="dxa"/>
            <w:shd w:val="clear" w:color="auto" w:fill="auto"/>
            <w:noWrap/>
            <w:vAlign w:val="center"/>
          </w:tcPr>
          <w:p w:rsidR="003E113A" w:rsidRPr="00170E84" w:rsidRDefault="003E113A"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3E113A" w:rsidRPr="00170E84" w:rsidRDefault="003E113A" w:rsidP="00B23596">
            <w:pPr>
              <w:widowControl/>
              <w:ind w:firstLine="360"/>
              <w:jc w:val="left"/>
              <w:rPr>
                <w:rFonts w:ascii="宋体" w:hAnsi="宋体" w:cs="宋体"/>
                <w:strike/>
                <w:color w:val="000000"/>
                <w:kern w:val="0"/>
                <w:sz w:val="18"/>
                <w:szCs w:val="18"/>
              </w:rPr>
            </w:pPr>
          </w:p>
        </w:tc>
      </w:tr>
      <w:tr w:rsidR="003E113A" w:rsidRPr="00170E84" w:rsidTr="003E113A">
        <w:trPr>
          <w:trHeight w:val="270"/>
        </w:trPr>
        <w:tc>
          <w:tcPr>
            <w:tcW w:w="638" w:type="dxa"/>
          </w:tcPr>
          <w:p w:rsidR="003E113A" w:rsidRPr="003E113A"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1787" w:type="dxa"/>
            <w:shd w:val="clear" w:color="auto" w:fill="auto"/>
            <w:noWrap/>
            <w:vAlign w:val="center"/>
          </w:tcPr>
          <w:p w:rsidR="003E113A" w:rsidRPr="00170E84" w:rsidRDefault="003E113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3E113A" w:rsidRPr="00170E84" w:rsidRDefault="003E113A" w:rsidP="00B23596">
            <w:pPr>
              <w:widowControl/>
              <w:ind w:firstLine="360"/>
              <w:jc w:val="left"/>
              <w:rPr>
                <w:rFonts w:ascii="宋体" w:hAnsi="宋体" w:cs="宋体"/>
                <w:strike/>
                <w:color w:val="000000"/>
                <w:kern w:val="0"/>
                <w:sz w:val="18"/>
                <w:szCs w:val="18"/>
              </w:rPr>
            </w:pPr>
          </w:p>
        </w:tc>
      </w:tr>
      <w:tr w:rsidR="003E113A" w:rsidRPr="00170E84" w:rsidTr="003E113A">
        <w:trPr>
          <w:trHeight w:val="270"/>
        </w:trPr>
        <w:tc>
          <w:tcPr>
            <w:tcW w:w="638" w:type="dxa"/>
          </w:tcPr>
          <w:p w:rsidR="003E113A" w:rsidRPr="003E113A" w:rsidRDefault="003E113A"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8</w:t>
            </w:r>
          </w:p>
        </w:tc>
        <w:tc>
          <w:tcPr>
            <w:tcW w:w="1787" w:type="dxa"/>
            <w:shd w:val="clear" w:color="auto" w:fill="auto"/>
            <w:noWrap/>
            <w:vAlign w:val="center"/>
          </w:tcPr>
          <w:p w:rsidR="003E113A" w:rsidRDefault="003E113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4536" w:type="dxa"/>
          </w:tcPr>
          <w:p w:rsidR="003E113A" w:rsidRPr="00170E84" w:rsidRDefault="003E113A"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3E113A" w:rsidRPr="00170E84" w:rsidRDefault="003E113A" w:rsidP="00B23596">
            <w:pPr>
              <w:widowControl/>
              <w:ind w:firstLine="360"/>
              <w:jc w:val="left"/>
              <w:rPr>
                <w:rFonts w:ascii="宋体" w:hAnsi="宋体" w:cs="宋体"/>
                <w:strike/>
                <w:color w:val="000000"/>
                <w:kern w:val="0"/>
                <w:sz w:val="18"/>
                <w:szCs w:val="18"/>
              </w:rPr>
            </w:pPr>
          </w:p>
        </w:tc>
      </w:tr>
      <w:tr w:rsidR="00E64A07" w:rsidRPr="00170E84" w:rsidTr="003E113A">
        <w:trPr>
          <w:trHeight w:val="270"/>
        </w:trPr>
        <w:tc>
          <w:tcPr>
            <w:tcW w:w="638" w:type="dxa"/>
          </w:tcPr>
          <w:p w:rsidR="00E64A07" w:rsidRPr="003E113A" w:rsidRDefault="00E64A07"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9</w:t>
            </w:r>
          </w:p>
        </w:tc>
        <w:tc>
          <w:tcPr>
            <w:tcW w:w="1787" w:type="dxa"/>
            <w:shd w:val="clear" w:color="auto" w:fill="auto"/>
            <w:noWrap/>
            <w:vAlign w:val="center"/>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监测站：</w:t>
            </w:r>
          </w:p>
        </w:tc>
        <w:tc>
          <w:tcPr>
            <w:tcW w:w="4536" w:type="dxa"/>
          </w:tcPr>
          <w:p w:rsidR="00E64A07" w:rsidRPr="00170E84" w:rsidRDefault="00E64A07" w:rsidP="00B23596">
            <w:pPr>
              <w:widowControl/>
              <w:ind w:firstLine="360"/>
              <w:jc w:val="left"/>
              <w:rPr>
                <w:sz w:val="18"/>
                <w:szCs w:val="18"/>
              </w:rPr>
            </w:pPr>
            <w:r w:rsidRPr="00170E84">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"station"</w:t>
            </w:r>
          </w:p>
        </w:tc>
      </w:tr>
      <w:tr w:rsidR="00E64A07" w:rsidRPr="00170E84" w:rsidTr="003E113A">
        <w:trPr>
          <w:trHeight w:val="270"/>
        </w:trPr>
        <w:tc>
          <w:tcPr>
            <w:tcW w:w="638" w:type="dxa"/>
          </w:tcPr>
          <w:p w:rsidR="00E64A07" w:rsidRDefault="00E64A07"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10</w:t>
            </w:r>
          </w:p>
        </w:tc>
        <w:tc>
          <w:tcPr>
            <w:tcW w:w="1787" w:type="dxa"/>
            <w:shd w:val="clear" w:color="auto" w:fill="auto"/>
            <w:noWrap/>
            <w:vAlign w:val="center"/>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监测人：</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"monitor"</w:t>
            </w:r>
          </w:p>
        </w:tc>
      </w:tr>
      <w:tr w:rsidR="00E64A07" w:rsidRPr="00170E84" w:rsidTr="003E113A">
        <w:trPr>
          <w:trHeight w:val="270"/>
        </w:trPr>
        <w:tc>
          <w:tcPr>
            <w:tcW w:w="638" w:type="dxa"/>
          </w:tcPr>
          <w:p w:rsidR="00E64A07" w:rsidRPr="003E113A" w:rsidRDefault="00E64A07"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11</w:t>
            </w:r>
          </w:p>
        </w:tc>
        <w:tc>
          <w:tcPr>
            <w:tcW w:w="1787" w:type="dxa"/>
            <w:shd w:val="clear" w:color="auto" w:fill="auto"/>
            <w:noWrap/>
            <w:vAlign w:val="center"/>
          </w:tcPr>
          <w:p w:rsidR="00E64A07" w:rsidRPr="00696E03" w:rsidRDefault="00E64A07" w:rsidP="00B23596">
            <w:pPr>
              <w:widowControl/>
              <w:ind w:firstLine="360"/>
              <w:jc w:val="left"/>
              <w:rPr>
                <w:rFonts w:ascii="宋体" w:hAnsi="宋体" w:cs="宋体"/>
                <w:color w:val="000000"/>
                <w:kern w:val="0"/>
                <w:sz w:val="18"/>
                <w:szCs w:val="18"/>
              </w:rPr>
            </w:pPr>
            <w:r w:rsidRPr="00696E03">
              <w:rPr>
                <w:rFonts w:ascii="宋体" w:hAnsi="宋体" w:cs="宋体" w:hint="eastAsia"/>
                <w:color w:val="000000"/>
                <w:kern w:val="0"/>
                <w:sz w:val="18"/>
                <w:szCs w:val="18"/>
              </w:rPr>
              <w:t>监测地点：</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021E0D">
            <w:pPr>
              <w:rPr>
                <w:sz w:val="18"/>
              </w:rPr>
            </w:pPr>
            <w:r w:rsidRPr="00E64A07">
              <w:rPr>
                <w:sz w:val="18"/>
              </w:rPr>
              <w:t>id=</w:t>
            </w:r>
            <w:r w:rsidRPr="00E64A07">
              <w:rPr>
                <w:i/>
                <w:iCs/>
                <w:sz w:val="18"/>
              </w:rPr>
              <w:t>"monitorLocation"</w:t>
            </w:r>
          </w:p>
        </w:tc>
      </w:tr>
    </w:tbl>
    <w:p w:rsidR="003E113A" w:rsidRDefault="003E113A" w:rsidP="003E113A">
      <w:pPr>
        <w:ind w:firstLineChars="200" w:firstLine="420"/>
      </w:pPr>
      <w:r>
        <w:rPr>
          <w:rFonts w:hint="eastAsia"/>
        </w:rPr>
        <w:t>单频测向监测操作数据</w:t>
      </w:r>
      <w:r w:rsidR="00FB1D89">
        <w:rPr>
          <w:rFonts w:hint="eastAsia"/>
        </w:rPr>
        <w:t>索引</w:t>
      </w:r>
      <w:r>
        <w:rPr>
          <w:rFonts w:hint="eastAsia"/>
        </w:rPr>
        <w:t>表</w:t>
      </w:r>
      <w:r>
        <w:rPr>
          <w:rFonts w:hint="eastAsia"/>
        </w:rPr>
        <w:t>EMCDPCX</w:t>
      </w:r>
      <w:r w:rsidR="00FB1D89">
        <w:rPr>
          <w:rFonts w:hint="eastAsia"/>
        </w:rPr>
        <w:t>和数据表</w:t>
      </w:r>
      <w:r w:rsidR="00FB1D89">
        <w:rPr>
          <w:rFonts w:hint="eastAsia"/>
        </w:rPr>
        <w:t>EMCDPCXDATA</w:t>
      </w:r>
    </w:p>
    <w:p w:rsidR="003E113A" w:rsidRPr="003E113A" w:rsidRDefault="003E113A" w:rsidP="007F45E5">
      <w:pPr>
        <w:ind w:firstLineChars="200" w:firstLine="420"/>
      </w:pPr>
    </w:p>
    <w:p w:rsidR="00316A4F" w:rsidRPr="007D6A36" w:rsidRDefault="00B65259" w:rsidP="007D6A36">
      <w:pPr>
        <w:pStyle w:val="2"/>
      </w:pPr>
      <w:bookmarkStart w:id="56" w:name="_Toc501961685"/>
      <w:r>
        <w:rPr>
          <w:rFonts w:hint="eastAsia"/>
        </w:rPr>
        <w:t>11.4</w:t>
      </w:r>
      <w:r w:rsidR="00316A4F" w:rsidRPr="007D6A36">
        <w:rPr>
          <w:rFonts w:hint="eastAsia"/>
        </w:rPr>
        <w:t>联合定位（多站测向）</w:t>
      </w:r>
      <w:bookmarkEnd w:id="56"/>
    </w:p>
    <w:p w:rsidR="00E012B2" w:rsidRDefault="00E012B2" w:rsidP="00E012B2">
      <w:pPr>
        <w:ind w:firstLineChars="200" w:firstLine="420"/>
      </w:pPr>
      <w:r>
        <w:rPr>
          <w:rFonts w:hint="eastAsia"/>
        </w:rPr>
        <w:t>联合定位数据导入过程中，从数据文件中获取信息和用户填写信息如下：</w:t>
      </w:r>
    </w:p>
    <w:tbl>
      <w:tblPr>
        <w:tblW w:w="842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787"/>
        <w:gridCol w:w="4234"/>
        <w:gridCol w:w="1788"/>
      </w:tblGrid>
      <w:tr w:rsidR="00E012B2" w:rsidRPr="00170E84" w:rsidTr="00A7270D">
        <w:trPr>
          <w:trHeight w:val="270"/>
        </w:trPr>
        <w:tc>
          <w:tcPr>
            <w:tcW w:w="638" w:type="dxa"/>
          </w:tcPr>
          <w:p w:rsidR="00E012B2" w:rsidRPr="00170E84" w:rsidRDefault="00E012B2" w:rsidP="00B65259">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序号</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名称</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监测文件中对应项或用户输入</w:t>
            </w:r>
          </w:p>
        </w:tc>
        <w:tc>
          <w:tcPr>
            <w:tcW w:w="1468" w:type="dxa"/>
          </w:tcPr>
          <w:p w:rsidR="00E012B2" w:rsidRPr="00170E84" w:rsidRDefault="00E012B2" w:rsidP="00B23596">
            <w:pPr>
              <w:widowControl/>
              <w:ind w:firstLine="360"/>
              <w:jc w:val="left"/>
              <w:rPr>
                <w:sz w:val="18"/>
                <w:szCs w:val="18"/>
              </w:rPr>
            </w:pPr>
          </w:p>
        </w:tc>
      </w:tr>
      <w:tr w:rsidR="00E012B2" w:rsidRPr="00170E84" w:rsidTr="00A7270D">
        <w:trPr>
          <w:trHeight w:val="270"/>
        </w:trPr>
        <w:tc>
          <w:tcPr>
            <w:tcW w:w="638" w:type="dxa"/>
          </w:tcPr>
          <w:p w:rsidR="00E012B2" w:rsidRPr="00170E84"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监测站1</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color w:val="000000"/>
                <w:kern w:val="0"/>
                <w:sz w:val="18"/>
                <w:szCs w:val="18"/>
              </w:rPr>
            </w:pPr>
          </w:p>
        </w:tc>
      </w:tr>
      <w:tr w:rsidR="00E012B2" w:rsidRPr="00170E84" w:rsidTr="00A7270D">
        <w:trPr>
          <w:trHeight w:val="270"/>
        </w:trPr>
        <w:tc>
          <w:tcPr>
            <w:tcW w:w="638" w:type="dxa"/>
          </w:tcPr>
          <w:p w:rsidR="00E012B2" w:rsidRPr="00170E84" w:rsidRDefault="00E012B2" w:rsidP="00696E03">
            <w:pPr>
              <w:widowControl/>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color w:val="000000"/>
                <w:kern w:val="0"/>
                <w:sz w:val="18"/>
                <w:szCs w:val="18"/>
              </w:rPr>
            </w:pPr>
          </w:p>
        </w:tc>
      </w:tr>
      <w:tr w:rsidR="00E012B2" w:rsidRPr="00170E84" w:rsidTr="00A7270D">
        <w:trPr>
          <w:trHeight w:val="270"/>
        </w:trPr>
        <w:tc>
          <w:tcPr>
            <w:tcW w:w="638" w:type="dxa"/>
          </w:tcPr>
          <w:p w:rsidR="00E012B2" w:rsidRPr="003E113A" w:rsidRDefault="00E012B2" w:rsidP="00021E0D">
            <w:pPr>
              <w:widowControl/>
              <w:jc w:val="left"/>
              <w:rPr>
                <w:rFonts w:ascii="宋体" w:hAnsi="宋体" w:cs="宋体"/>
                <w:color w:val="000000"/>
                <w:kern w:val="0"/>
                <w:sz w:val="18"/>
                <w:szCs w:val="18"/>
              </w:rPr>
            </w:pPr>
            <w:r w:rsidRPr="003E113A">
              <w:rPr>
                <w:rFonts w:ascii="宋体" w:hAnsi="宋体" w:cs="宋体" w:hint="eastAsia"/>
                <w:color w:val="000000"/>
                <w:kern w:val="0"/>
                <w:sz w:val="18"/>
                <w:szCs w:val="18"/>
              </w:rPr>
              <w:t>3</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音频带宽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Pr="00170E84" w:rsidRDefault="00E012B2" w:rsidP="00021E0D">
            <w:pPr>
              <w:widowControl/>
              <w:jc w:val="left"/>
              <w:rPr>
                <w:rFonts w:ascii="宋体" w:hAnsi="宋体" w:cs="宋体"/>
                <w:strike/>
                <w:color w:val="000000"/>
                <w:kern w:val="0"/>
                <w:sz w:val="18"/>
                <w:szCs w:val="18"/>
              </w:rPr>
            </w:pPr>
            <w:r>
              <w:rPr>
                <w:rFonts w:ascii="宋体" w:hAnsi="宋体" w:cs="宋体" w:hint="eastAsia"/>
                <w:strike/>
                <w:color w:val="000000"/>
                <w:kern w:val="0"/>
                <w:sz w:val="18"/>
                <w:szCs w:val="18"/>
              </w:rPr>
              <w:t>4</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Pr="00170E84" w:rsidRDefault="00E012B2" w:rsidP="00021E0D">
            <w:pPr>
              <w:widowControl/>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1787" w:type="dxa"/>
            <w:shd w:val="clear" w:color="auto" w:fill="auto"/>
            <w:noWrap/>
            <w:vAlign w:val="center"/>
            <w:hideMark/>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color w:val="000000"/>
                <w:kern w:val="0"/>
                <w:sz w:val="18"/>
                <w:szCs w:val="18"/>
              </w:rPr>
            </w:pPr>
          </w:p>
        </w:tc>
      </w:tr>
      <w:tr w:rsidR="00E012B2" w:rsidRPr="00170E84" w:rsidTr="00A7270D">
        <w:trPr>
          <w:trHeight w:val="270"/>
        </w:trPr>
        <w:tc>
          <w:tcPr>
            <w:tcW w:w="638" w:type="dxa"/>
          </w:tcPr>
          <w:p w:rsidR="00E012B2" w:rsidRPr="003E113A" w:rsidRDefault="00E012B2" w:rsidP="00021E0D">
            <w:pPr>
              <w:widowControl/>
              <w:jc w:val="left"/>
              <w:rPr>
                <w:rFonts w:ascii="宋体" w:hAnsi="宋体" w:cs="宋体"/>
                <w:color w:val="000000"/>
                <w:kern w:val="0"/>
                <w:sz w:val="18"/>
                <w:szCs w:val="18"/>
              </w:rPr>
            </w:pPr>
            <w:r>
              <w:rPr>
                <w:rFonts w:ascii="宋体" w:hAnsi="宋体" w:cs="宋体" w:hint="eastAsia"/>
                <w:color w:val="000000"/>
                <w:kern w:val="0"/>
                <w:sz w:val="18"/>
                <w:szCs w:val="18"/>
              </w:rPr>
              <w:t>8</w:t>
            </w:r>
          </w:p>
        </w:tc>
        <w:tc>
          <w:tcPr>
            <w:tcW w:w="1787" w:type="dxa"/>
            <w:shd w:val="clear" w:color="auto" w:fill="auto"/>
            <w:noWrap/>
            <w:vAlign w:val="center"/>
          </w:tcPr>
          <w:p w:rsidR="00E012B2" w:rsidRDefault="00E012B2"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021E0D">
            <w:pPr>
              <w:widowControl/>
              <w:jc w:val="left"/>
              <w:rPr>
                <w:rFonts w:ascii="宋体" w:hAnsi="宋体" w:cs="宋体"/>
                <w:color w:val="000000"/>
                <w:kern w:val="0"/>
                <w:sz w:val="18"/>
                <w:szCs w:val="18"/>
              </w:rPr>
            </w:pPr>
            <w:r>
              <w:rPr>
                <w:rFonts w:ascii="宋体" w:hAnsi="宋体" w:cs="宋体" w:hint="eastAsia"/>
                <w:color w:val="000000"/>
                <w:kern w:val="0"/>
                <w:sz w:val="18"/>
                <w:szCs w:val="18"/>
              </w:rPr>
              <w:t>9</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lastRenderedPageBreak/>
              <w:t>10</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11</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监测站2</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12</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13</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音频带宽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14</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15</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16</w:t>
            </w:r>
          </w:p>
        </w:tc>
        <w:tc>
          <w:tcPr>
            <w:tcW w:w="1787" w:type="dxa"/>
            <w:shd w:val="clear" w:color="auto" w:fill="auto"/>
            <w:noWrap/>
            <w:vAlign w:val="center"/>
          </w:tcPr>
          <w:p w:rsidR="00E012B2" w:rsidRDefault="00E012B2"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17</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18</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19</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监测站3</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20</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21</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音频带宽</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22</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23</w:t>
            </w:r>
          </w:p>
        </w:tc>
        <w:tc>
          <w:tcPr>
            <w:tcW w:w="1787" w:type="dxa"/>
            <w:shd w:val="clear" w:color="auto" w:fill="auto"/>
            <w:noWrap/>
            <w:vAlign w:val="center"/>
          </w:tcPr>
          <w:p w:rsidR="00E012B2" w:rsidRPr="00170E84" w:rsidRDefault="00E012B2"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24</w:t>
            </w:r>
          </w:p>
        </w:tc>
        <w:tc>
          <w:tcPr>
            <w:tcW w:w="1787" w:type="dxa"/>
            <w:shd w:val="clear" w:color="auto" w:fill="auto"/>
            <w:noWrap/>
            <w:vAlign w:val="center"/>
          </w:tcPr>
          <w:p w:rsidR="00E012B2" w:rsidRDefault="00E012B2"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25</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26</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27</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012B2" w:rsidRPr="00170E84" w:rsidTr="00A7270D">
        <w:trPr>
          <w:trHeight w:val="270"/>
        </w:trPr>
        <w:tc>
          <w:tcPr>
            <w:tcW w:w="638" w:type="dxa"/>
          </w:tcPr>
          <w:p w:rsidR="00E012B2" w:rsidRDefault="00E012B2"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28</w:t>
            </w:r>
          </w:p>
        </w:tc>
        <w:tc>
          <w:tcPr>
            <w:tcW w:w="1787" w:type="dxa"/>
            <w:shd w:val="clear" w:color="auto" w:fill="auto"/>
            <w:noWrap/>
            <w:vAlign w:val="center"/>
          </w:tcPr>
          <w:p w:rsidR="00E012B2" w:rsidRPr="00170E84" w:rsidRDefault="00E012B2"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4536" w:type="dxa"/>
          </w:tcPr>
          <w:p w:rsidR="00E012B2" w:rsidRPr="00170E84" w:rsidRDefault="00E012B2" w:rsidP="00B23596">
            <w:pPr>
              <w:widowControl/>
              <w:ind w:firstLine="360"/>
              <w:jc w:val="left"/>
              <w:rPr>
                <w:sz w:val="18"/>
                <w:szCs w:val="18"/>
              </w:rPr>
            </w:pPr>
            <w:r w:rsidRPr="00170E84">
              <w:rPr>
                <w:rFonts w:hint="eastAsia"/>
                <w:sz w:val="18"/>
                <w:szCs w:val="18"/>
              </w:rPr>
              <w:t>从监测文件中获取</w:t>
            </w:r>
            <w:r w:rsidRPr="00170E84">
              <w:rPr>
                <w:rFonts w:hint="eastAsia"/>
                <w:sz w:val="18"/>
                <w:szCs w:val="18"/>
              </w:rPr>
              <w:t xml:space="preserve"> </w:t>
            </w:r>
          </w:p>
        </w:tc>
        <w:tc>
          <w:tcPr>
            <w:tcW w:w="1468" w:type="dxa"/>
          </w:tcPr>
          <w:p w:rsidR="00E012B2" w:rsidRPr="00170E84" w:rsidRDefault="00E012B2" w:rsidP="00B23596">
            <w:pPr>
              <w:widowControl/>
              <w:ind w:firstLine="360"/>
              <w:jc w:val="left"/>
              <w:rPr>
                <w:rFonts w:ascii="宋体" w:hAnsi="宋体" w:cs="宋体"/>
                <w:strike/>
                <w:color w:val="000000"/>
                <w:kern w:val="0"/>
                <w:sz w:val="18"/>
                <w:szCs w:val="18"/>
              </w:rPr>
            </w:pPr>
          </w:p>
        </w:tc>
      </w:tr>
      <w:tr w:rsidR="00E64A07" w:rsidRPr="00170E84" w:rsidTr="00A7270D">
        <w:trPr>
          <w:trHeight w:val="270"/>
        </w:trPr>
        <w:tc>
          <w:tcPr>
            <w:tcW w:w="638" w:type="dxa"/>
          </w:tcPr>
          <w:p w:rsidR="00E64A07" w:rsidRPr="003E113A" w:rsidRDefault="00E64A07"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29</w:t>
            </w:r>
          </w:p>
        </w:tc>
        <w:tc>
          <w:tcPr>
            <w:tcW w:w="1787" w:type="dxa"/>
            <w:shd w:val="clear" w:color="auto" w:fill="auto"/>
            <w:noWrap/>
            <w:vAlign w:val="center"/>
          </w:tcPr>
          <w:p w:rsidR="00E64A07" w:rsidRPr="001E6B2C" w:rsidRDefault="00E64A07" w:rsidP="00B23596">
            <w:pPr>
              <w:widowControl/>
              <w:ind w:firstLine="360"/>
              <w:jc w:val="left"/>
              <w:rPr>
                <w:rFonts w:ascii="宋体" w:hAnsi="宋体" w:cs="宋体"/>
                <w:color w:val="000000"/>
                <w:kern w:val="0"/>
                <w:sz w:val="18"/>
                <w:szCs w:val="18"/>
              </w:rPr>
            </w:pPr>
            <w:r w:rsidRPr="001E6B2C">
              <w:rPr>
                <w:rFonts w:ascii="宋体" w:hAnsi="宋体" w:cs="宋体" w:hint="eastAsia"/>
                <w:color w:val="000000"/>
                <w:kern w:val="0"/>
                <w:sz w:val="18"/>
                <w:szCs w:val="18"/>
              </w:rPr>
              <w:t>监测站：</w:t>
            </w:r>
          </w:p>
        </w:tc>
        <w:tc>
          <w:tcPr>
            <w:tcW w:w="4536" w:type="dxa"/>
          </w:tcPr>
          <w:p w:rsidR="00E64A07" w:rsidRPr="00170E84" w:rsidRDefault="00E64A07" w:rsidP="00B23596">
            <w:pPr>
              <w:widowControl/>
              <w:ind w:firstLine="360"/>
              <w:jc w:val="left"/>
              <w:rPr>
                <w:sz w:val="18"/>
                <w:szCs w:val="18"/>
              </w:rPr>
            </w:pPr>
            <w:r w:rsidRPr="00170E84">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"station"</w:t>
            </w:r>
          </w:p>
        </w:tc>
      </w:tr>
      <w:tr w:rsidR="00E64A07" w:rsidRPr="00170E84" w:rsidTr="00A7270D">
        <w:trPr>
          <w:trHeight w:val="270"/>
        </w:trPr>
        <w:tc>
          <w:tcPr>
            <w:tcW w:w="638" w:type="dxa"/>
          </w:tcPr>
          <w:p w:rsidR="00E64A07" w:rsidRDefault="00E64A07"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30</w:t>
            </w:r>
          </w:p>
        </w:tc>
        <w:tc>
          <w:tcPr>
            <w:tcW w:w="1787" w:type="dxa"/>
            <w:shd w:val="clear" w:color="auto" w:fill="auto"/>
            <w:noWrap/>
            <w:vAlign w:val="center"/>
          </w:tcPr>
          <w:p w:rsidR="00E64A07" w:rsidRPr="001E6B2C" w:rsidRDefault="00E64A07" w:rsidP="00B23596">
            <w:pPr>
              <w:widowControl/>
              <w:ind w:firstLine="360"/>
              <w:jc w:val="left"/>
              <w:rPr>
                <w:rFonts w:ascii="宋体" w:hAnsi="宋体" w:cs="宋体"/>
                <w:color w:val="000000"/>
                <w:kern w:val="0"/>
                <w:sz w:val="18"/>
                <w:szCs w:val="18"/>
              </w:rPr>
            </w:pPr>
            <w:r w:rsidRPr="001E6B2C">
              <w:rPr>
                <w:rFonts w:ascii="宋体" w:hAnsi="宋体" w:cs="宋体" w:hint="eastAsia"/>
                <w:color w:val="000000"/>
                <w:kern w:val="0"/>
                <w:sz w:val="18"/>
                <w:szCs w:val="18"/>
              </w:rPr>
              <w:t>监测人：</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B23596">
            <w:pPr>
              <w:ind w:firstLine="360"/>
              <w:rPr>
                <w:sz w:val="18"/>
              </w:rPr>
            </w:pPr>
            <w:r w:rsidRPr="00E64A07">
              <w:rPr>
                <w:sz w:val="18"/>
              </w:rPr>
              <w:t>id=</w:t>
            </w:r>
            <w:r w:rsidRPr="00E64A07">
              <w:rPr>
                <w:i/>
                <w:iCs/>
                <w:sz w:val="18"/>
              </w:rPr>
              <w:t>"monitor"</w:t>
            </w:r>
          </w:p>
        </w:tc>
      </w:tr>
      <w:tr w:rsidR="00E64A07" w:rsidRPr="00170E84" w:rsidTr="00A7270D">
        <w:trPr>
          <w:trHeight w:val="270"/>
        </w:trPr>
        <w:tc>
          <w:tcPr>
            <w:tcW w:w="638" w:type="dxa"/>
          </w:tcPr>
          <w:p w:rsidR="00E64A07" w:rsidRPr="003E113A" w:rsidRDefault="00E64A07" w:rsidP="00B65259">
            <w:pPr>
              <w:widowControl/>
              <w:jc w:val="left"/>
              <w:rPr>
                <w:rFonts w:ascii="宋体" w:hAnsi="宋体" w:cs="宋体"/>
                <w:color w:val="000000"/>
                <w:kern w:val="0"/>
                <w:sz w:val="18"/>
                <w:szCs w:val="18"/>
              </w:rPr>
            </w:pPr>
            <w:r>
              <w:rPr>
                <w:rFonts w:ascii="宋体" w:hAnsi="宋体" w:cs="宋体" w:hint="eastAsia"/>
                <w:color w:val="000000"/>
                <w:kern w:val="0"/>
                <w:sz w:val="18"/>
                <w:szCs w:val="18"/>
              </w:rPr>
              <w:t>31</w:t>
            </w:r>
          </w:p>
        </w:tc>
        <w:tc>
          <w:tcPr>
            <w:tcW w:w="1787" w:type="dxa"/>
            <w:shd w:val="clear" w:color="auto" w:fill="auto"/>
            <w:noWrap/>
            <w:vAlign w:val="center"/>
          </w:tcPr>
          <w:p w:rsidR="00E64A07" w:rsidRPr="001E6B2C" w:rsidRDefault="00E64A07" w:rsidP="00B23596">
            <w:pPr>
              <w:widowControl/>
              <w:ind w:firstLine="360"/>
              <w:jc w:val="left"/>
              <w:rPr>
                <w:rFonts w:ascii="宋体" w:hAnsi="宋体" w:cs="宋体"/>
                <w:color w:val="000000"/>
                <w:kern w:val="0"/>
                <w:sz w:val="18"/>
                <w:szCs w:val="18"/>
              </w:rPr>
            </w:pPr>
            <w:r w:rsidRPr="001E6B2C">
              <w:rPr>
                <w:rFonts w:ascii="宋体" w:hAnsi="宋体" w:cs="宋体" w:hint="eastAsia"/>
                <w:color w:val="000000"/>
                <w:kern w:val="0"/>
                <w:sz w:val="18"/>
                <w:szCs w:val="18"/>
              </w:rPr>
              <w:t>监测地点：</w:t>
            </w:r>
          </w:p>
        </w:tc>
        <w:tc>
          <w:tcPr>
            <w:tcW w:w="4536" w:type="dxa"/>
          </w:tcPr>
          <w:p w:rsidR="00E64A07" w:rsidRDefault="00E64A07" w:rsidP="00B23596">
            <w:pPr>
              <w:ind w:firstLine="360"/>
            </w:pPr>
            <w:r w:rsidRPr="00A03062">
              <w:rPr>
                <w:rFonts w:hint="eastAsia"/>
                <w:sz w:val="18"/>
                <w:szCs w:val="18"/>
              </w:rPr>
              <w:t>用户输入</w:t>
            </w:r>
          </w:p>
        </w:tc>
        <w:tc>
          <w:tcPr>
            <w:tcW w:w="1468" w:type="dxa"/>
          </w:tcPr>
          <w:p w:rsidR="00E64A07" w:rsidRPr="00943B25" w:rsidRDefault="00E64A07" w:rsidP="001E6B2C">
            <w:pPr>
              <w:rPr>
                <w:sz w:val="18"/>
              </w:rPr>
            </w:pPr>
            <w:r w:rsidRPr="00E64A07">
              <w:rPr>
                <w:sz w:val="18"/>
              </w:rPr>
              <w:t>id=</w:t>
            </w:r>
            <w:r w:rsidRPr="00E64A07">
              <w:rPr>
                <w:i/>
                <w:iCs/>
                <w:sz w:val="18"/>
              </w:rPr>
              <w:t>"monitorLocation"</w:t>
            </w:r>
          </w:p>
        </w:tc>
      </w:tr>
    </w:tbl>
    <w:p w:rsidR="00E012B2" w:rsidRDefault="00E012B2" w:rsidP="00E012B2">
      <w:pPr>
        <w:ind w:firstLineChars="200" w:firstLine="420"/>
      </w:pPr>
      <w:r>
        <w:rPr>
          <w:rFonts w:hint="eastAsia"/>
        </w:rPr>
        <w:t>联合定位监测操作数据表</w:t>
      </w:r>
      <w:r>
        <w:rPr>
          <w:rFonts w:hint="eastAsia"/>
        </w:rPr>
        <w:t>EMCLHDW</w:t>
      </w:r>
      <w:r w:rsidR="00DA79DA">
        <w:rPr>
          <w:rFonts w:hint="eastAsia"/>
        </w:rPr>
        <w:t>和数据表。</w:t>
      </w:r>
    </w:p>
    <w:p w:rsidR="00DD2DB2" w:rsidRPr="007D6A36" w:rsidRDefault="00B65259" w:rsidP="007D6A36">
      <w:pPr>
        <w:pStyle w:val="2"/>
      </w:pPr>
      <w:bookmarkStart w:id="57" w:name="_Toc501961686"/>
      <w:r>
        <w:rPr>
          <w:rFonts w:hint="eastAsia"/>
        </w:rPr>
        <w:t>11.5</w:t>
      </w:r>
      <w:r w:rsidR="00491779" w:rsidRPr="007D6A36">
        <w:rPr>
          <w:rFonts w:hint="eastAsia"/>
        </w:rPr>
        <w:t>短波监测的</w:t>
      </w:r>
      <w:r w:rsidR="00DD2DB2" w:rsidRPr="007D6A36">
        <w:rPr>
          <w:rFonts w:hint="eastAsia"/>
        </w:rPr>
        <w:t>监测报告</w:t>
      </w:r>
      <w:bookmarkEnd w:id="57"/>
    </w:p>
    <w:p w:rsidR="00721886" w:rsidRDefault="00721886" w:rsidP="00721886">
      <w:pPr>
        <w:ind w:firstLineChars="200" w:firstLine="420"/>
      </w:pPr>
      <w:r>
        <w:rPr>
          <w:rFonts w:hint="eastAsia"/>
        </w:rPr>
        <w:t>监测报告数据导入过程中，从数据文件中获取信息和用户填写信息如下：</w:t>
      </w:r>
    </w:p>
    <w:tbl>
      <w:tblPr>
        <w:tblW w:w="842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1787"/>
        <w:gridCol w:w="4018"/>
        <w:gridCol w:w="2016"/>
      </w:tblGrid>
      <w:tr w:rsidR="00721886" w:rsidRPr="00170E84" w:rsidTr="00E64A07">
        <w:trPr>
          <w:trHeight w:val="270"/>
        </w:trPr>
        <w:tc>
          <w:tcPr>
            <w:tcW w:w="613" w:type="dxa"/>
          </w:tcPr>
          <w:p w:rsidR="00721886" w:rsidRPr="00170E84" w:rsidRDefault="00721886" w:rsidP="00021E0D">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序号</w:t>
            </w:r>
          </w:p>
        </w:tc>
        <w:tc>
          <w:tcPr>
            <w:tcW w:w="1787" w:type="dxa"/>
            <w:shd w:val="clear" w:color="auto" w:fill="auto"/>
            <w:noWrap/>
            <w:vAlign w:val="center"/>
          </w:tcPr>
          <w:p w:rsidR="00721886" w:rsidRPr="00170E84" w:rsidRDefault="00721886"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名称</w:t>
            </w:r>
          </w:p>
        </w:tc>
        <w:tc>
          <w:tcPr>
            <w:tcW w:w="4103" w:type="dxa"/>
          </w:tcPr>
          <w:p w:rsidR="00721886" w:rsidRPr="00170E84" w:rsidRDefault="00721886" w:rsidP="00B23596">
            <w:pPr>
              <w:widowControl/>
              <w:ind w:firstLine="360"/>
              <w:jc w:val="left"/>
              <w:rPr>
                <w:sz w:val="18"/>
                <w:szCs w:val="18"/>
              </w:rPr>
            </w:pPr>
            <w:r w:rsidRPr="00170E84">
              <w:rPr>
                <w:rFonts w:hint="eastAsia"/>
                <w:sz w:val="18"/>
                <w:szCs w:val="18"/>
              </w:rPr>
              <w:t>监测文件中对应项或用户输入</w:t>
            </w:r>
          </w:p>
        </w:tc>
        <w:tc>
          <w:tcPr>
            <w:tcW w:w="1926" w:type="dxa"/>
          </w:tcPr>
          <w:p w:rsidR="00721886" w:rsidRPr="00170E84" w:rsidRDefault="00721886" w:rsidP="00B23596">
            <w:pPr>
              <w:widowControl/>
              <w:ind w:firstLine="360"/>
              <w:jc w:val="left"/>
              <w:rPr>
                <w:sz w:val="18"/>
                <w:szCs w:val="18"/>
              </w:rPr>
            </w:pPr>
          </w:p>
        </w:tc>
      </w:tr>
      <w:tr w:rsidR="00721886" w:rsidRPr="00170E84" w:rsidTr="00E64A07">
        <w:trPr>
          <w:trHeight w:val="270"/>
        </w:trPr>
        <w:tc>
          <w:tcPr>
            <w:tcW w:w="613" w:type="dxa"/>
          </w:tcPr>
          <w:p w:rsidR="00721886" w:rsidRPr="00170E84" w:rsidRDefault="00721886"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1</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报告类型</w:t>
            </w:r>
          </w:p>
        </w:tc>
        <w:tc>
          <w:tcPr>
            <w:tcW w:w="4103" w:type="dxa"/>
          </w:tcPr>
          <w:p w:rsidR="00721886" w:rsidRPr="00170E84" w:rsidRDefault="00721886" w:rsidP="00B23596">
            <w:pPr>
              <w:widowControl/>
              <w:ind w:firstLine="360"/>
              <w:jc w:val="left"/>
              <w:rPr>
                <w:sz w:val="18"/>
                <w:szCs w:val="18"/>
              </w:rPr>
            </w:pPr>
            <w:r w:rsidRPr="00170E84">
              <w:rPr>
                <w:rFonts w:hint="eastAsia"/>
                <w:sz w:val="18"/>
                <w:szCs w:val="18"/>
              </w:rPr>
              <w:t>用户输入</w:t>
            </w:r>
          </w:p>
        </w:tc>
        <w:tc>
          <w:tcPr>
            <w:tcW w:w="1926" w:type="dxa"/>
          </w:tcPr>
          <w:p w:rsidR="00721886" w:rsidRPr="00170E84" w:rsidRDefault="00E64A07" w:rsidP="00021E0D">
            <w:pPr>
              <w:widowControl/>
              <w:rPr>
                <w:rFonts w:ascii="宋体" w:hAnsi="宋体" w:cs="宋体"/>
                <w:color w:val="000000"/>
                <w:kern w:val="0"/>
                <w:sz w:val="18"/>
                <w:szCs w:val="18"/>
              </w:rPr>
            </w:pPr>
            <w:r w:rsidRPr="00E64A07">
              <w:rPr>
                <w:rFonts w:ascii="宋体" w:hAnsi="宋体" w:cs="宋体"/>
                <w:color w:val="000000"/>
                <w:kern w:val="0"/>
                <w:sz w:val="18"/>
                <w:szCs w:val="18"/>
              </w:rPr>
              <w:t>id=</w:t>
            </w:r>
            <w:r w:rsidRPr="00E64A07">
              <w:rPr>
                <w:rFonts w:ascii="宋体" w:hAnsi="宋体" w:cs="宋体"/>
                <w:i/>
                <w:iCs/>
                <w:color w:val="000000"/>
                <w:kern w:val="0"/>
                <w:sz w:val="18"/>
                <w:szCs w:val="18"/>
              </w:rPr>
              <w:t>"reportType"</w:t>
            </w:r>
          </w:p>
        </w:tc>
      </w:tr>
      <w:tr w:rsidR="00721886" w:rsidRPr="00170E84" w:rsidTr="00E64A07">
        <w:trPr>
          <w:trHeight w:val="270"/>
        </w:trPr>
        <w:tc>
          <w:tcPr>
            <w:tcW w:w="613" w:type="dxa"/>
          </w:tcPr>
          <w:p w:rsidR="00721886" w:rsidRPr="00170E84" w:rsidRDefault="00721886"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2</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起始频率</w:t>
            </w:r>
          </w:p>
        </w:tc>
        <w:tc>
          <w:tcPr>
            <w:tcW w:w="4103" w:type="dxa"/>
          </w:tcPr>
          <w:p w:rsidR="00721886" w:rsidRDefault="00721886" w:rsidP="00B23596">
            <w:pPr>
              <w:ind w:firstLine="360"/>
            </w:pPr>
            <w:r w:rsidRPr="00A03062">
              <w:rPr>
                <w:rFonts w:hint="eastAsia"/>
                <w:sz w:val="18"/>
                <w:szCs w:val="18"/>
              </w:rPr>
              <w:t>用户输入</w:t>
            </w:r>
          </w:p>
        </w:tc>
        <w:tc>
          <w:tcPr>
            <w:tcW w:w="1926" w:type="dxa"/>
          </w:tcPr>
          <w:p w:rsidR="00721886" w:rsidRPr="00170E84" w:rsidRDefault="00E64A07" w:rsidP="00021E0D">
            <w:pPr>
              <w:widowControl/>
              <w:rPr>
                <w:rFonts w:ascii="宋体" w:hAnsi="宋体" w:cs="宋体"/>
                <w:color w:val="000000"/>
                <w:kern w:val="0"/>
                <w:sz w:val="18"/>
                <w:szCs w:val="18"/>
              </w:rPr>
            </w:pPr>
            <w:r w:rsidRPr="00E64A07">
              <w:rPr>
                <w:rFonts w:ascii="宋体" w:hAnsi="宋体" w:cs="宋体"/>
                <w:color w:val="000000"/>
                <w:kern w:val="0"/>
                <w:sz w:val="18"/>
                <w:szCs w:val="18"/>
              </w:rPr>
              <w:t>id=</w:t>
            </w:r>
            <w:r w:rsidRPr="00E64A07">
              <w:rPr>
                <w:rFonts w:ascii="宋体" w:hAnsi="宋体" w:cs="宋体"/>
                <w:i/>
                <w:iCs/>
                <w:color w:val="000000"/>
                <w:kern w:val="0"/>
                <w:sz w:val="18"/>
                <w:szCs w:val="18"/>
              </w:rPr>
              <w:t>"startFrequence"</w:t>
            </w:r>
          </w:p>
        </w:tc>
      </w:tr>
      <w:tr w:rsidR="00721886" w:rsidRPr="00170E84" w:rsidTr="00E64A07">
        <w:trPr>
          <w:trHeight w:val="270"/>
        </w:trPr>
        <w:tc>
          <w:tcPr>
            <w:tcW w:w="613" w:type="dxa"/>
          </w:tcPr>
          <w:p w:rsidR="00721886" w:rsidRPr="003E113A" w:rsidRDefault="00721886" w:rsidP="00B23596">
            <w:pPr>
              <w:widowControl/>
              <w:ind w:firstLine="360"/>
              <w:jc w:val="left"/>
              <w:rPr>
                <w:rFonts w:ascii="宋体" w:hAnsi="宋体" w:cs="宋体"/>
                <w:color w:val="000000"/>
                <w:kern w:val="0"/>
                <w:sz w:val="18"/>
                <w:szCs w:val="18"/>
              </w:rPr>
            </w:pPr>
            <w:r w:rsidRPr="003E113A">
              <w:rPr>
                <w:rFonts w:ascii="宋体" w:hAnsi="宋体" w:cs="宋体" w:hint="eastAsia"/>
                <w:color w:val="000000"/>
                <w:kern w:val="0"/>
                <w:sz w:val="18"/>
                <w:szCs w:val="18"/>
              </w:rPr>
              <w:t>3</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终止频率</w:t>
            </w:r>
          </w:p>
        </w:tc>
        <w:tc>
          <w:tcPr>
            <w:tcW w:w="4103" w:type="dxa"/>
          </w:tcPr>
          <w:p w:rsidR="00721886" w:rsidRDefault="00721886" w:rsidP="00B23596">
            <w:pPr>
              <w:ind w:firstLine="360"/>
            </w:pPr>
            <w:r w:rsidRPr="00A03062">
              <w:rPr>
                <w:rFonts w:hint="eastAsia"/>
                <w:sz w:val="18"/>
                <w:szCs w:val="18"/>
              </w:rPr>
              <w:t>用户输入</w:t>
            </w:r>
          </w:p>
        </w:tc>
        <w:tc>
          <w:tcPr>
            <w:tcW w:w="1926" w:type="dxa"/>
          </w:tcPr>
          <w:p w:rsidR="00721886" w:rsidRPr="00E64A07" w:rsidRDefault="00E64A07" w:rsidP="00021E0D">
            <w:pPr>
              <w:widowControl/>
              <w:rPr>
                <w:rFonts w:ascii="宋体" w:hAnsi="宋体" w:cs="宋体"/>
                <w:color w:val="000000"/>
                <w:kern w:val="0"/>
                <w:sz w:val="18"/>
                <w:szCs w:val="18"/>
              </w:rPr>
            </w:pPr>
            <w:r w:rsidRPr="00E64A07">
              <w:rPr>
                <w:rFonts w:ascii="宋体" w:hAnsi="宋体" w:cs="宋体"/>
                <w:color w:val="000000"/>
                <w:kern w:val="0"/>
                <w:sz w:val="18"/>
                <w:szCs w:val="18"/>
              </w:rPr>
              <w:t>id="endFrequence"</w:t>
            </w:r>
          </w:p>
        </w:tc>
      </w:tr>
      <w:tr w:rsidR="00721886" w:rsidRPr="00170E84" w:rsidTr="00E64A07">
        <w:trPr>
          <w:trHeight w:val="270"/>
        </w:trPr>
        <w:tc>
          <w:tcPr>
            <w:tcW w:w="613" w:type="dxa"/>
          </w:tcPr>
          <w:p w:rsidR="00721886" w:rsidRPr="00170E84" w:rsidRDefault="00721886" w:rsidP="00B23596">
            <w:pPr>
              <w:widowControl/>
              <w:ind w:firstLine="360"/>
              <w:jc w:val="left"/>
              <w:rPr>
                <w:rFonts w:ascii="宋体" w:hAnsi="宋体" w:cs="宋体"/>
                <w:strike/>
                <w:color w:val="000000"/>
                <w:kern w:val="0"/>
                <w:sz w:val="18"/>
                <w:szCs w:val="18"/>
              </w:rPr>
            </w:pPr>
            <w:r>
              <w:rPr>
                <w:rFonts w:ascii="宋体" w:hAnsi="宋体" w:cs="宋体" w:hint="eastAsia"/>
                <w:strike/>
                <w:color w:val="000000"/>
                <w:kern w:val="0"/>
                <w:sz w:val="18"/>
                <w:szCs w:val="18"/>
              </w:rPr>
              <w:t>4</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监测地</w:t>
            </w:r>
          </w:p>
        </w:tc>
        <w:tc>
          <w:tcPr>
            <w:tcW w:w="4103" w:type="dxa"/>
          </w:tcPr>
          <w:p w:rsidR="00721886" w:rsidRPr="00170E84" w:rsidRDefault="00721886" w:rsidP="00B23596">
            <w:pPr>
              <w:widowControl/>
              <w:ind w:firstLine="360"/>
              <w:jc w:val="left"/>
              <w:rPr>
                <w:sz w:val="18"/>
                <w:szCs w:val="18"/>
              </w:rPr>
            </w:pPr>
            <w:r w:rsidRPr="00170E84">
              <w:rPr>
                <w:rFonts w:hint="eastAsia"/>
                <w:sz w:val="18"/>
                <w:szCs w:val="18"/>
              </w:rPr>
              <w:t>用户输入</w:t>
            </w:r>
          </w:p>
        </w:tc>
        <w:tc>
          <w:tcPr>
            <w:tcW w:w="1926" w:type="dxa"/>
          </w:tcPr>
          <w:p w:rsidR="00721886" w:rsidRPr="00E64A07" w:rsidRDefault="00E64A07" w:rsidP="00021E0D">
            <w:pPr>
              <w:widowControl/>
              <w:rPr>
                <w:rFonts w:ascii="宋体" w:hAnsi="宋体" w:cs="宋体"/>
                <w:color w:val="000000"/>
                <w:kern w:val="0"/>
                <w:sz w:val="18"/>
                <w:szCs w:val="18"/>
              </w:rPr>
            </w:pPr>
            <w:r w:rsidRPr="00E64A07">
              <w:rPr>
                <w:rFonts w:ascii="宋体" w:hAnsi="宋体" w:cs="宋体"/>
                <w:color w:val="000000"/>
                <w:kern w:val="0"/>
                <w:sz w:val="18"/>
                <w:szCs w:val="18"/>
              </w:rPr>
              <w:t>id=</w:t>
            </w:r>
            <w:r w:rsidRPr="00E64A07">
              <w:rPr>
                <w:rFonts w:ascii="宋体" w:hAnsi="宋体" w:cs="宋体"/>
                <w:i/>
                <w:iCs/>
                <w:color w:val="000000"/>
                <w:kern w:val="0"/>
                <w:sz w:val="18"/>
                <w:szCs w:val="18"/>
              </w:rPr>
              <w:t>"monitorLocation"</w:t>
            </w:r>
          </w:p>
        </w:tc>
      </w:tr>
      <w:tr w:rsidR="00E64A07" w:rsidRPr="00170E84" w:rsidTr="00E64A07">
        <w:trPr>
          <w:trHeight w:val="270"/>
        </w:trPr>
        <w:tc>
          <w:tcPr>
            <w:tcW w:w="613" w:type="dxa"/>
          </w:tcPr>
          <w:p w:rsidR="00E64A07" w:rsidRPr="00170E84" w:rsidRDefault="00E64A0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5</w:t>
            </w:r>
          </w:p>
        </w:tc>
        <w:tc>
          <w:tcPr>
            <w:tcW w:w="1787" w:type="dxa"/>
            <w:shd w:val="clear" w:color="auto" w:fill="auto"/>
            <w:noWrap/>
            <w:vAlign w:val="center"/>
            <w:hideMark/>
          </w:tcPr>
          <w:p w:rsidR="00E64A07" w:rsidRPr="001E6B2C" w:rsidRDefault="00E64A07"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监测站</w:t>
            </w:r>
          </w:p>
        </w:tc>
        <w:tc>
          <w:tcPr>
            <w:tcW w:w="4103" w:type="dxa"/>
          </w:tcPr>
          <w:p w:rsidR="00E64A07" w:rsidRDefault="00E64A07" w:rsidP="00B23596">
            <w:pPr>
              <w:ind w:firstLine="360"/>
            </w:pPr>
            <w:r w:rsidRPr="00A03062">
              <w:rPr>
                <w:rFonts w:hint="eastAsia"/>
                <w:sz w:val="18"/>
                <w:szCs w:val="18"/>
              </w:rPr>
              <w:t>用户输入</w:t>
            </w:r>
          </w:p>
        </w:tc>
        <w:tc>
          <w:tcPr>
            <w:tcW w:w="1926" w:type="dxa"/>
          </w:tcPr>
          <w:p w:rsidR="00E64A07" w:rsidRPr="00E64A07" w:rsidRDefault="00E64A07" w:rsidP="00021E0D">
            <w:pPr>
              <w:widowControl/>
              <w:rPr>
                <w:rFonts w:ascii="宋体" w:hAnsi="宋体" w:cs="宋体"/>
                <w:color w:val="000000"/>
                <w:kern w:val="0"/>
                <w:sz w:val="18"/>
                <w:szCs w:val="18"/>
              </w:rPr>
            </w:pPr>
            <w:r w:rsidRPr="00E64A07">
              <w:rPr>
                <w:rFonts w:ascii="宋体" w:hAnsi="宋体" w:cs="宋体"/>
                <w:color w:val="000000"/>
                <w:kern w:val="0"/>
                <w:sz w:val="18"/>
                <w:szCs w:val="18"/>
              </w:rPr>
              <w:t>id="station"</w:t>
            </w:r>
          </w:p>
        </w:tc>
      </w:tr>
      <w:tr w:rsidR="00721886" w:rsidRPr="00170E84" w:rsidTr="00E64A07">
        <w:trPr>
          <w:trHeight w:val="270"/>
        </w:trPr>
        <w:tc>
          <w:tcPr>
            <w:tcW w:w="613" w:type="dxa"/>
          </w:tcPr>
          <w:p w:rsidR="00721886" w:rsidRPr="003E113A" w:rsidRDefault="00721886"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6</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关键字</w:t>
            </w:r>
          </w:p>
        </w:tc>
        <w:tc>
          <w:tcPr>
            <w:tcW w:w="4103" w:type="dxa"/>
          </w:tcPr>
          <w:p w:rsidR="00721886" w:rsidRDefault="00721886" w:rsidP="00B23596">
            <w:pPr>
              <w:ind w:firstLine="360"/>
            </w:pPr>
            <w:r w:rsidRPr="00A03062">
              <w:rPr>
                <w:rFonts w:hint="eastAsia"/>
                <w:sz w:val="18"/>
                <w:szCs w:val="18"/>
              </w:rPr>
              <w:t>用户输入</w:t>
            </w:r>
          </w:p>
        </w:tc>
        <w:tc>
          <w:tcPr>
            <w:tcW w:w="1926" w:type="dxa"/>
          </w:tcPr>
          <w:p w:rsidR="00721886" w:rsidRPr="00E64A07" w:rsidRDefault="00E64A07" w:rsidP="00021E0D">
            <w:pPr>
              <w:widowControl/>
              <w:jc w:val="left"/>
              <w:rPr>
                <w:rFonts w:ascii="宋体" w:hAnsi="宋体" w:cs="宋体"/>
                <w:color w:val="000000"/>
                <w:kern w:val="0"/>
                <w:sz w:val="18"/>
                <w:szCs w:val="18"/>
              </w:rPr>
            </w:pPr>
            <w:r w:rsidRPr="00E64A07">
              <w:rPr>
                <w:rFonts w:ascii="宋体" w:hAnsi="宋体" w:cs="宋体"/>
                <w:color w:val="000000"/>
                <w:kern w:val="0"/>
                <w:sz w:val="18"/>
                <w:szCs w:val="18"/>
              </w:rPr>
              <w:t>id=</w:t>
            </w:r>
            <w:r w:rsidRPr="00E64A07">
              <w:rPr>
                <w:rFonts w:ascii="宋体" w:hAnsi="宋体" w:cs="宋体"/>
                <w:i/>
                <w:iCs/>
                <w:color w:val="000000"/>
                <w:kern w:val="0"/>
                <w:sz w:val="18"/>
                <w:szCs w:val="18"/>
              </w:rPr>
              <w:t>"keyWord"</w:t>
            </w:r>
          </w:p>
        </w:tc>
      </w:tr>
      <w:tr w:rsidR="00721886" w:rsidRPr="00170E84" w:rsidTr="00E64A07">
        <w:trPr>
          <w:trHeight w:val="270"/>
        </w:trPr>
        <w:tc>
          <w:tcPr>
            <w:tcW w:w="613" w:type="dxa"/>
          </w:tcPr>
          <w:p w:rsidR="00721886" w:rsidRPr="003E113A" w:rsidRDefault="00721886"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7</w:t>
            </w:r>
          </w:p>
        </w:tc>
        <w:tc>
          <w:tcPr>
            <w:tcW w:w="1787" w:type="dxa"/>
            <w:shd w:val="clear" w:color="auto" w:fill="auto"/>
            <w:noWrap/>
            <w:vAlign w:val="center"/>
          </w:tcPr>
          <w:p w:rsidR="00721886" w:rsidRPr="001E6B2C" w:rsidRDefault="00721886" w:rsidP="00B23596">
            <w:pPr>
              <w:widowControl/>
              <w:ind w:firstLine="360"/>
              <w:jc w:val="left"/>
              <w:rPr>
                <w:rFonts w:asciiTheme="minorEastAsia" w:hAnsiTheme="minorEastAsia" w:cs="宋体"/>
                <w:color w:val="000000"/>
                <w:kern w:val="0"/>
                <w:sz w:val="18"/>
                <w:szCs w:val="18"/>
              </w:rPr>
            </w:pPr>
            <w:r w:rsidRPr="001E6B2C">
              <w:rPr>
                <w:rFonts w:asciiTheme="minorEastAsia" w:hAnsiTheme="minorEastAsia" w:cs="宋体" w:hint="eastAsia"/>
                <w:color w:val="000000"/>
                <w:kern w:val="0"/>
                <w:sz w:val="18"/>
                <w:szCs w:val="18"/>
              </w:rPr>
              <w:t>撰写人</w:t>
            </w:r>
          </w:p>
        </w:tc>
        <w:tc>
          <w:tcPr>
            <w:tcW w:w="4103" w:type="dxa"/>
          </w:tcPr>
          <w:p w:rsidR="00721886" w:rsidRPr="00170E84" w:rsidRDefault="00721886" w:rsidP="00B23596">
            <w:pPr>
              <w:widowControl/>
              <w:ind w:firstLine="360"/>
              <w:jc w:val="left"/>
              <w:rPr>
                <w:sz w:val="18"/>
                <w:szCs w:val="18"/>
              </w:rPr>
            </w:pPr>
            <w:r w:rsidRPr="00170E84">
              <w:rPr>
                <w:rFonts w:hint="eastAsia"/>
                <w:sz w:val="18"/>
                <w:szCs w:val="18"/>
              </w:rPr>
              <w:t>用户输入</w:t>
            </w:r>
          </w:p>
        </w:tc>
        <w:tc>
          <w:tcPr>
            <w:tcW w:w="1926" w:type="dxa"/>
          </w:tcPr>
          <w:p w:rsidR="00721886" w:rsidRPr="00E64A07" w:rsidRDefault="00E64A07" w:rsidP="00021E0D">
            <w:pPr>
              <w:widowControl/>
              <w:jc w:val="left"/>
              <w:rPr>
                <w:rFonts w:ascii="宋体" w:hAnsi="宋体" w:cs="宋体"/>
                <w:color w:val="000000"/>
                <w:kern w:val="0"/>
                <w:sz w:val="18"/>
                <w:szCs w:val="18"/>
              </w:rPr>
            </w:pPr>
            <w:r w:rsidRPr="00E64A07">
              <w:rPr>
                <w:rFonts w:ascii="宋体" w:hAnsi="宋体" w:cs="宋体"/>
                <w:color w:val="000000"/>
                <w:kern w:val="0"/>
                <w:sz w:val="18"/>
                <w:szCs w:val="18"/>
              </w:rPr>
              <w:t>id=</w:t>
            </w:r>
            <w:r w:rsidRPr="00E64A07">
              <w:rPr>
                <w:rFonts w:ascii="宋体" w:hAnsi="宋体" w:cs="宋体"/>
                <w:i/>
                <w:iCs/>
                <w:color w:val="000000"/>
                <w:kern w:val="0"/>
                <w:sz w:val="18"/>
                <w:szCs w:val="18"/>
              </w:rPr>
              <w:t>"author"</w:t>
            </w:r>
          </w:p>
        </w:tc>
      </w:tr>
    </w:tbl>
    <w:p w:rsidR="00721886" w:rsidRDefault="00721886" w:rsidP="00721886">
      <w:pPr>
        <w:ind w:firstLineChars="200" w:firstLine="420"/>
      </w:pPr>
      <w:r>
        <w:rPr>
          <w:rFonts w:hint="eastAsia"/>
        </w:rPr>
        <w:t>监测报告操作数据表</w:t>
      </w:r>
      <w:r>
        <w:rPr>
          <w:rFonts w:hint="eastAsia"/>
        </w:rPr>
        <w:t>EMCJCBG</w:t>
      </w:r>
    </w:p>
    <w:p w:rsidR="00721886" w:rsidRPr="00F37110" w:rsidRDefault="00721886" w:rsidP="00721886">
      <w:pPr>
        <w:ind w:firstLineChars="200" w:firstLine="420"/>
      </w:pPr>
    </w:p>
    <w:p w:rsidR="00E02248" w:rsidRPr="007D6A36" w:rsidRDefault="00364A3E" w:rsidP="00364A3E">
      <w:pPr>
        <w:pStyle w:val="1"/>
      </w:pPr>
      <w:bookmarkStart w:id="58" w:name="_Toc501961687"/>
      <w:r>
        <w:rPr>
          <w:rFonts w:hint="eastAsia"/>
        </w:rPr>
        <w:t>12.</w:t>
      </w:r>
      <w:r w:rsidR="00E02248" w:rsidRPr="007D6A36">
        <w:rPr>
          <w:rFonts w:hint="eastAsia"/>
        </w:rPr>
        <w:t>超短波监测</w:t>
      </w:r>
      <w:r w:rsidR="00B64B54">
        <w:rPr>
          <w:rFonts w:hint="eastAsia"/>
        </w:rPr>
        <w:t>数据导入</w:t>
      </w:r>
      <w:bookmarkEnd w:id="58"/>
    </w:p>
    <w:p w:rsidR="00E02248" w:rsidRDefault="00E02248" w:rsidP="00B23596">
      <w:pPr>
        <w:ind w:firstLine="420"/>
      </w:pPr>
      <w:r>
        <w:rPr>
          <w:rFonts w:hint="eastAsia"/>
        </w:rPr>
        <w:t>超短波监测分为单频监测，频段扫描，测向，联合测向，所有</w:t>
      </w:r>
      <w:r w:rsidR="00721886">
        <w:rPr>
          <w:rFonts w:hint="eastAsia"/>
        </w:rPr>
        <w:t>的工作与短波监测一致。</w:t>
      </w:r>
    </w:p>
    <w:p w:rsidR="00491779" w:rsidRPr="007D6A36" w:rsidRDefault="00B65259" w:rsidP="007D6A36">
      <w:pPr>
        <w:pStyle w:val="2"/>
      </w:pPr>
      <w:bookmarkStart w:id="59" w:name="_Toc501961688"/>
      <w:r>
        <w:rPr>
          <w:rFonts w:hint="eastAsia"/>
        </w:rPr>
        <w:lastRenderedPageBreak/>
        <w:t>12.1</w:t>
      </w:r>
      <w:r w:rsidR="00491779" w:rsidRPr="007D6A36">
        <w:rPr>
          <w:rFonts w:hint="eastAsia"/>
        </w:rPr>
        <w:t>超短波监测的监测报告</w:t>
      </w:r>
      <w:bookmarkEnd w:id="59"/>
    </w:p>
    <w:p w:rsidR="00721886" w:rsidRPr="00721886" w:rsidRDefault="00721886" w:rsidP="00B23596">
      <w:pPr>
        <w:ind w:firstLine="420"/>
      </w:pPr>
      <w:r>
        <w:rPr>
          <w:rFonts w:hint="eastAsia"/>
        </w:rPr>
        <w:t>与短波监测的监测报告一致。</w:t>
      </w:r>
    </w:p>
    <w:p w:rsidR="00491779" w:rsidRPr="00491779" w:rsidRDefault="00491779" w:rsidP="00B23596">
      <w:pPr>
        <w:ind w:firstLine="420"/>
      </w:pPr>
    </w:p>
    <w:p w:rsidR="00C623C0" w:rsidRPr="007D6A36" w:rsidRDefault="00364A3E" w:rsidP="00364A3E">
      <w:pPr>
        <w:pStyle w:val="1"/>
      </w:pPr>
      <w:bookmarkStart w:id="60" w:name="_Toc501961689"/>
      <w:r>
        <w:rPr>
          <w:rFonts w:hint="eastAsia"/>
        </w:rPr>
        <w:t>13.</w:t>
      </w:r>
      <w:r w:rsidR="00C623C0" w:rsidRPr="007D6A36">
        <w:rPr>
          <w:rFonts w:hint="eastAsia"/>
        </w:rPr>
        <w:t>卫星数据</w:t>
      </w:r>
      <w:bookmarkEnd w:id="60"/>
    </w:p>
    <w:p w:rsidR="00C623C0" w:rsidRDefault="00C623C0" w:rsidP="00B23596">
      <w:pPr>
        <w:ind w:firstLine="420"/>
      </w:pPr>
      <w:r>
        <w:rPr>
          <w:rFonts w:hint="eastAsia"/>
        </w:rPr>
        <w:t>按卫星数据的表格输入数据项，所有的数据项需要人工输入。</w:t>
      </w:r>
    </w:p>
    <w:p w:rsidR="00C623C0" w:rsidRPr="00DD2DB2" w:rsidRDefault="00C623C0" w:rsidP="00B23596">
      <w:pPr>
        <w:ind w:firstLine="420"/>
      </w:pPr>
      <w:r>
        <w:rPr>
          <w:rFonts w:hint="eastAsia"/>
        </w:rPr>
        <w:t>每行数据对应一张图，或数据文件</w:t>
      </w:r>
      <w:r w:rsidR="00091FEC">
        <w:rPr>
          <w:rFonts w:hint="eastAsia"/>
        </w:rPr>
        <w:t>，图的格式一般是</w:t>
      </w:r>
      <w:r w:rsidR="00091FEC">
        <w:rPr>
          <w:rFonts w:hint="eastAsia"/>
        </w:rPr>
        <w:t>jpeg, bmp</w:t>
      </w:r>
      <w:r>
        <w:rPr>
          <w:rFonts w:hint="eastAsia"/>
        </w:rPr>
        <w:t>。</w:t>
      </w:r>
    </w:p>
    <w:p w:rsidR="00491779" w:rsidRPr="007D6A36" w:rsidRDefault="00B65259" w:rsidP="007D6A36">
      <w:pPr>
        <w:pStyle w:val="2"/>
      </w:pPr>
      <w:bookmarkStart w:id="61" w:name="_Toc501961690"/>
      <w:r>
        <w:rPr>
          <w:rFonts w:hint="eastAsia"/>
        </w:rPr>
        <w:t>13.1</w:t>
      </w:r>
      <w:r w:rsidR="00491779" w:rsidRPr="007D6A36">
        <w:rPr>
          <w:rFonts w:hint="eastAsia"/>
        </w:rPr>
        <w:t>卫星监测的监测报告</w:t>
      </w:r>
      <w:bookmarkEnd w:id="61"/>
    </w:p>
    <w:p w:rsidR="00491779" w:rsidRDefault="00491779" w:rsidP="00B23596">
      <w:pPr>
        <w:ind w:firstLine="420"/>
      </w:pPr>
      <w:r>
        <w:rPr>
          <w:rFonts w:hint="eastAsia"/>
        </w:rPr>
        <w:t>除报告内容，如</w:t>
      </w:r>
      <w:r>
        <w:rPr>
          <w:rFonts w:hint="eastAsia"/>
        </w:rPr>
        <w:t>word</w:t>
      </w:r>
      <w:r>
        <w:rPr>
          <w:rFonts w:hint="eastAsia"/>
        </w:rPr>
        <w:t>文档，其余信息全是人工输入。</w:t>
      </w:r>
    </w:p>
    <w:tbl>
      <w:tblPr>
        <w:tblStyle w:val="a5"/>
        <w:tblW w:w="0" w:type="auto"/>
        <w:tblLayout w:type="fixed"/>
        <w:tblLook w:val="04A0" w:firstRow="1" w:lastRow="0" w:firstColumn="1" w:lastColumn="0" w:noHBand="0" w:noVBand="1"/>
      </w:tblPr>
      <w:tblGrid>
        <w:gridCol w:w="1526"/>
      </w:tblGrid>
      <w:tr w:rsidR="009A0EA2" w:rsidRPr="006E7464" w:rsidTr="001E6B2C">
        <w:tc>
          <w:tcPr>
            <w:tcW w:w="1526" w:type="dxa"/>
          </w:tcPr>
          <w:p w:rsidR="009A0EA2" w:rsidRPr="006E7464" w:rsidRDefault="009A0EA2"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r>
      <w:tr w:rsidR="009A0EA2" w:rsidRPr="006E7464" w:rsidTr="001E6B2C">
        <w:tc>
          <w:tcPr>
            <w:tcW w:w="1526" w:type="dxa"/>
          </w:tcPr>
          <w:p w:rsidR="009A0EA2" w:rsidRPr="006E7464" w:rsidRDefault="009A0EA2"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报告类型</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起始频率</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终止频率</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监测地</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监测站</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关键字</w:t>
            </w:r>
          </w:p>
        </w:tc>
      </w:tr>
      <w:tr w:rsidR="009A0EA2" w:rsidRPr="00721886" w:rsidTr="001E6B2C">
        <w:tc>
          <w:tcPr>
            <w:tcW w:w="1526" w:type="dxa"/>
            <w:vAlign w:val="center"/>
          </w:tcPr>
          <w:p w:rsidR="009A0EA2" w:rsidRPr="00021E0D" w:rsidRDefault="009A0EA2"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撰写人</w:t>
            </w:r>
          </w:p>
        </w:tc>
      </w:tr>
      <w:tr w:rsidR="009A0EA2" w:rsidTr="001E6B2C">
        <w:tc>
          <w:tcPr>
            <w:tcW w:w="1526" w:type="dxa"/>
            <w:vAlign w:val="center"/>
          </w:tcPr>
          <w:p w:rsidR="009A0EA2" w:rsidRDefault="009A0EA2"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报告 </w:t>
            </w:r>
          </w:p>
        </w:tc>
      </w:tr>
      <w:tr w:rsidR="009A0EA2" w:rsidRPr="006E7464" w:rsidTr="001E6B2C">
        <w:tc>
          <w:tcPr>
            <w:tcW w:w="1526" w:type="dxa"/>
            <w:vAlign w:val="center"/>
          </w:tcPr>
          <w:p w:rsidR="009A0EA2" w:rsidRPr="006E7464" w:rsidRDefault="009A0EA2"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r>
      <w:tr w:rsidR="009A0EA2" w:rsidRPr="006E7464" w:rsidTr="001E6B2C">
        <w:tc>
          <w:tcPr>
            <w:tcW w:w="1526" w:type="dxa"/>
            <w:vAlign w:val="center"/>
          </w:tcPr>
          <w:p w:rsidR="009A0EA2" w:rsidRPr="006E7464" w:rsidRDefault="009A0EA2" w:rsidP="001E6B2C">
            <w:pPr>
              <w:ind w:firstLineChars="100" w:firstLine="18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r>
    </w:tbl>
    <w:p w:rsidR="009A0EA2" w:rsidRPr="00DD2DB2" w:rsidRDefault="009A0EA2" w:rsidP="00B23596">
      <w:pPr>
        <w:ind w:firstLine="420"/>
      </w:pPr>
    </w:p>
    <w:p w:rsidR="00076488" w:rsidRPr="007D6A36" w:rsidRDefault="00FA32D6" w:rsidP="007D6A36">
      <w:pPr>
        <w:pStyle w:val="2"/>
      </w:pPr>
      <w:bookmarkStart w:id="62" w:name="_Toc501961691"/>
      <w:r w:rsidRPr="007D6A36">
        <w:rPr>
          <w:rFonts w:hint="eastAsia"/>
        </w:rPr>
        <w:t>实现规范</w:t>
      </w:r>
      <w:bookmarkEnd w:id="62"/>
    </w:p>
    <w:p w:rsidR="00FA32D6" w:rsidRPr="007D6A36" w:rsidRDefault="00FA32D6" w:rsidP="007D6A36">
      <w:pPr>
        <w:pStyle w:val="2"/>
      </w:pPr>
      <w:bookmarkStart w:id="63" w:name="_Toc501961692"/>
      <w:r w:rsidRPr="007D6A36">
        <w:rPr>
          <w:rFonts w:hint="eastAsia"/>
        </w:rPr>
        <w:t>系统开发环境</w:t>
      </w:r>
      <w:bookmarkEnd w:id="63"/>
    </w:p>
    <w:p w:rsidR="00FA32D6" w:rsidRDefault="00FA32D6" w:rsidP="00B23596">
      <w:pPr>
        <w:ind w:firstLine="420"/>
      </w:pPr>
      <w:r>
        <w:rPr>
          <w:rFonts w:hint="eastAsia"/>
        </w:rPr>
        <w:t>数据库：</w:t>
      </w:r>
      <w:proofErr w:type="gramStart"/>
      <w:r>
        <w:rPr>
          <w:rFonts w:hint="eastAsia"/>
        </w:rPr>
        <w:t>oracle</w:t>
      </w:r>
      <w:proofErr w:type="gramEnd"/>
    </w:p>
    <w:p w:rsidR="00FA32D6" w:rsidRDefault="00FA32D6" w:rsidP="00B23596">
      <w:pPr>
        <w:ind w:firstLine="420"/>
      </w:pPr>
      <w:r>
        <w:rPr>
          <w:rFonts w:hint="eastAsia"/>
        </w:rPr>
        <w:t>应用服务器：</w:t>
      </w:r>
      <w:proofErr w:type="gramStart"/>
      <w:r>
        <w:rPr>
          <w:rFonts w:hint="eastAsia"/>
        </w:rPr>
        <w:t>tomcat+</w:t>
      </w:r>
      <w:proofErr w:type="gramEnd"/>
      <w:r>
        <w:rPr>
          <w:rFonts w:hint="eastAsia"/>
        </w:rPr>
        <w:t>java</w:t>
      </w:r>
    </w:p>
    <w:p w:rsidR="00FA32D6" w:rsidRDefault="00FA32D6" w:rsidP="00B23596">
      <w:pPr>
        <w:ind w:firstLine="420"/>
      </w:pPr>
      <w:r>
        <w:rPr>
          <w:rFonts w:hint="eastAsia"/>
        </w:rPr>
        <w:t>客户端：浏览器</w:t>
      </w:r>
    </w:p>
    <w:p w:rsidR="00FA32D6" w:rsidRDefault="00FA32D6" w:rsidP="00B23596">
      <w:pPr>
        <w:ind w:firstLine="420"/>
      </w:pPr>
      <w:r>
        <w:rPr>
          <w:rFonts w:hint="eastAsia"/>
        </w:rPr>
        <w:t>开发环境：</w:t>
      </w:r>
      <w:proofErr w:type="gramStart"/>
      <w:r w:rsidR="0061267C">
        <w:rPr>
          <w:rFonts w:hint="eastAsia"/>
        </w:rPr>
        <w:t>my</w:t>
      </w:r>
      <w:r>
        <w:rPr>
          <w:rFonts w:hint="eastAsia"/>
        </w:rPr>
        <w:t>eclipse</w:t>
      </w:r>
      <w:proofErr w:type="gramEnd"/>
    </w:p>
    <w:p w:rsidR="00FA32D6" w:rsidRDefault="00FA32D6" w:rsidP="00B23596">
      <w:pPr>
        <w:ind w:firstLine="420"/>
      </w:pPr>
      <w:r>
        <w:rPr>
          <w:rFonts w:hint="eastAsia"/>
        </w:rPr>
        <w:t>插件：</w:t>
      </w:r>
      <w:r>
        <w:rPr>
          <w:rFonts w:hint="eastAsia"/>
        </w:rPr>
        <w:t>swfupload</w:t>
      </w:r>
      <w:r>
        <w:rPr>
          <w:rFonts w:hint="eastAsia"/>
        </w:rPr>
        <w:t>等</w:t>
      </w:r>
    </w:p>
    <w:p w:rsidR="00FA32D6" w:rsidRPr="00FA32D6" w:rsidRDefault="00FA32D6" w:rsidP="00B23596">
      <w:pPr>
        <w:ind w:firstLine="420"/>
      </w:pPr>
      <w:r>
        <w:rPr>
          <w:rFonts w:hint="eastAsia"/>
        </w:rPr>
        <w:t>开发语言：</w:t>
      </w:r>
      <w:proofErr w:type="gramStart"/>
      <w:r>
        <w:rPr>
          <w:rFonts w:hint="eastAsia"/>
        </w:rPr>
        <w:t>java</w:t>
      </w:r>
      <w:proofErr w:type="gramEnd"/>
      <w:r>
        <w:rPr>
          <w:rFonts w:hint="eastAsia"/>
        </w:rPr>
        <w:t>, jsp, javascript,html</w:t>
      </w:r>
    </w:p>
    <w:p w:rsidR="00FA32D6" w:rsidRPr="007D6A36" w:rsidRDefault="00FA32D6" w:rsidP="007D6A36">
      <w:pPr>
        <w:pStyle w:val="2"/>
      </w:pPr>
      <w:bookmarkStart w:id="64" w:name="_Toc501961693"/>
      <w:r w:rsidRPr="007D6A36">
        <w:rPr>
          <w:rFonts w:hint="eastAsia"/>
        </w:rPr>
        <w:lastRenderedPageBreak/>
        <w:t>系统运行</w:t>
      </w:r>
      <w:bookmarkEnd w:id="64"/>
    </w:p>
    <w:p w:rsidR="00FA32D6" w:rsidRDefault="00FA32D6" w:rsidP="00B23596">
      <w:pPr>
        <w:ind w:firstLine="420"/>
      </w:pPr>
      <w:r>
        <w:rPr>
          <w:rFonts w:hint="eastAsia"/>
        </w:rPr>
        <w:t>数据库：</w:t>
      </w:r>
      <w:proofErr w:type="gramStart"/>
      <w:r>
        <w:rPr>
          <w:rFonts w:hint="eastAsia"/>
        </w:rPr>
        <w:t>oracle</w:t>
      </w:r>
      <w:proofErr w:type="gramEnd"/>
    </w:p>
    <w:p w:rsidR="00FA32D6" w:rsidRDefault="00FA32D6" w:rsidP="00B23596">
      <w:pPr>
        <w:ind w:firstLine="420"/>
      </w:pPr>
      <w:r>
        <w:rPr>
          <w:rFonts w:hint="eastAsia"/>
        </w:rPr>
        <w:t>应用服务器：</w:t>
      </w:r>
      <w:proofErr w:type="gramStart"/>
      <w:r>
        <w:rPr>
          <w:rFonts w:hint="eastAsia"/>
        </w:rPr>
        <w:t>tomcat+</w:t>
      </w:r>
      <w:proofErr w:type="gramEnd"/>
      <w:r>
        <w:rPr>
          <w:rFonts w:hint="eastAsia"/>
        </w:rPr>
        <w:t>java</w:t>
      </w:r>
    </w:p>
    <w:p w:rsidR="00FA32D6" w:rsidRDefault="00FA32D6" w:rsidP="00B23596">
      <w:pPr>
        <w:ind w:firstLine="420"/>
      </w:pPr>
      <w:r>
        <w:rPr>
          <w:rFonts w:hint="eastAsia"/>
        </w:rPr>
        <w:t>客户端：浏览器</w:t>
      </w:r>
    </w:p>
    <w:p w:rsidR="00FA32D6" w:rsidRPr="007D6A36" w:rsidRDefault="00FA32D6" w:rsidP="007D6A36">
      <w:pPr>
        <w:pStyle w:val="2"/>
      </w:pPr>
      <w:bookmarkStart w:id="65" w:name="_Toc501961694"/>
      <w:r w:rsidRPr="007D6A36">
        <w:rPr>
          <w:rFonts w:hint="eastAsia"/>
        </w:rPr>
        <w:t>开发规范</w:t>
      </w:r>
      <w:bookmarkEnd w:id="65"/>
    </w:p>
    <w:p w:rsidR="00A95947" w:rsidRDefault="00FA32D6" w:rsidP="00FA32D6">
      <w:pPr>
        <w:pStyle w:val="a7"/>
        <w:numPr>
          <w:ilvl w:val="0"/>
          <w:numId w:val="3"/>
        </w:numPr>
        <w:ind w:firstLineChars="0"/>
      </w:pPr>
      <w:r>
        <w:rPr>
          <w:rFonts w:hint="eastAsia"/>
        </w:rPr>
        <w:t>所有与数据库相关的逻辑操作，通过</w:t>
      </w:r>
      <w:r>
        <w:rPr>
          <w:rFonts w:hint="eastAsia"/>
        </w:rPr>
        <w:t>java</w:t>
      </w:r>
      <w:r>
        <w:rPr>
          <w:rFonts w:hint="eastAsia"/>
        </w:rPr>
        <w:t>实现</w:t>
      </w:r>
    </w:p>
    <w:p w:rsidR="00FA32D6" w:rsidRPr="00FA32D6" w:rsidRDefault="00FA32D6" w:rsidP="00FA32D6">
      <w:pPr>
        <w:pStyle w:val="a7"/>
        <w:numPr>
          <w:ilvl w:val="0"/>
          <w:numId w:val="3"/>
        </w:numPr>
        <w:ind w:firstLineChars="0"/>
      </w:pPr>
      <w:r>
        <w:rPr>
          <w:rFonts w:hint="eastAsia"/>
        </w:rPr>
        <w:t>页面通过</w:t>
      </w:r>
      <w:r>
        <w:rPr>
          <w:rFonts w:hint="eastAsia"/>
        </w:rPr>
        <w:t>html,javascript</w:t>
      </w:r>
      <w:r>
        <w:rPr>
          <w:rFonts w:hint="eastAsia"/>
        </w:rPr>
        <w:t>以及</w:t>
      </w:r>
      <w:r>
        <w:rPr>
          <w:rFonts w:hint="eastAsia"/>
        </w:rPr>
        <w:t>JSP</w:t>
      </w:r>
      <w:r>
        <w:rPr>
          <w:rFonts w:hint="eastAsia"/>
        </w:rPr>
        <w:t>实现。</w:t>
      </w:r>
    </w:p>
    <w:p w:rsidR="00A95947" w:rsidRDefault="00A95947" w:rsidP="00B23596">
      <w:pPr>
        <w:ind w:firstLine="420"/>
      </w:pPr>
    </w:p>
    <w:p w:rsidR="00936554" w:rsidRPr="007D6A36" w:rsidRDefault="00364A3E" w:rsidP="00364A3E">
      <w:pPr>
        <w:pStyle w:val="1"/>
      </w:pPr>
      <w:bookmarkStart w:id="66" w:name="_Toc501961695"/>
      <w:r>
        <w:rPr>
          <w:rFonts w:hint="eastAsia"/>
        </w:rPr>
        <w:t>14.</w:t>
      </w:r>
      <w:r w:rsidR="00936554" w:rsidRPr="007D6A36">
        <w:rPr>
          <w:rFonts w:hint="eastAsia"/>
        </w:rPr>
        <w:t>数据库设计</w:t>
      </w:r>
      <w:bookmarkEnd w:id="66"/>
    </w:p>
    <w:p w:rsidR="00936554" w:rsidRPr="007D6A36" w:rsidRDefault="00B65259" w:rsidP="007D6A36">
      <w:pPr>
        <w:pStyle w:val="2"/>
      </w:pPr>
      <w:bookmarkStart w:id="67" w:name="_Toc501961696"/>
      <w:r>
        <w:rPr>
          <w:rFonts w:hint="eastAsia"/>
        </w:rPr>
        <w:t>14.1</w:t>
      </w:r>
      <w:r w:rsidR="00936554" w:rsidRPr="007D6A36">
        <w:rPr>
          <w:rFonts w:hint="eastAsia"/>
        </w:rPr>
        <w:t>设计需求</w:t>
      </w:r>
      <w:bookmarkEnd w:id="67"/>
    </w:p>
    <w:p w:rsidR="00D349E7" w:rsidRPr="007D6A36" w:rsidRDefault="00D349E7" w:rsidP="007D6A36">
      <w:pPr>
        <w:pStyle w:val="3"/>
      </w:pPr>
      <w:r w:rsidRPr="007D6A36">
        <w:rPr>
          <w:rFonts w:hint="eastAsia"/>
        </w:rPr>
        <w:t>数据类型及功能</w:t>
      </w:r>
    </w:p>
    <w:p w:rsidR="00936554" w:rsidRDefault="00936554" w:rsidP="00B23596">
      <w:pPr>
        <w:ind w:firstLine="420"/>
      </w:pPr>
      <w:r>
        <w:rPr>
          <w:rFonts w:hint="eastAsia"/>
        </w:rPr>
        <w:t>业务数据应用包括以下几类数据的数据导入、数据查询以及数据分析功能：</w:t>
      </w:r>
    </w:p>
    <w:p w:rsidR="00936554" w:rsidRDefault="00936554" w:rsidP="00936554">
      <w:pPr>
        <w:pStyle w:val="a7"/>
        <w:numPr>
          <w:ilvl w:val="0"/>
          <w:numId w:val="2"/>
        </w:numPr>
        <w:ind w:firstLineChars="0"/>
      </w:pPr>
      <w:r>
        <w:rPr>
          <w:rFonts w:hint="eastAsia"/>
        </w:rPr>
        <w:t>短波监测</w:t>
      </w:r>
    </w:p>
    <w:p w:rsidR="00936554" w:rsidRDefault="00936554" w:rsidP="00936554">
      <w:pPr>
        <w:pStyle w:val="a7"/>
        <w:numPr>
          <w:ilvl w:val="1"/>
          <w:numId w:val="2"/>
        </w:numPr>
        <w:ind w:firstLineChars="0"/>
      </w:pPr>
      <w:r>
        <w:rPr>
          <w:rFonts w:hint="eastAsia"/>
        </w:rPr>
        <w:t>单频监测</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信号参数登记</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音频数据</w:t>
      </w:r>
    </w:p>
    <w:p w:rsidR="003F1C75" w:rsidRDefault="003F1C75" w:rsidP="003F1C75">
      <w:pPr>
        <w:pStyle w:val="a7"/>
        <w:numPr>
          <w:ilvl w:val="2"/>
          <w:numId w:val="2"/>
        </w:numPr>
        <w:ind w:firstLineChars="0"/>
      </w:pPr>
      <w:r>
        <w:rPr>
          <w:rFonts w:hint="eastAsia"/>
        </w:rPr>
        <w:t>视频数据</w:t>
      </w:r>
    </w:p>
    <w:p w:rsidR="00936554" w:rsidRDefault="00936554" w:rsidP="00936554">
      <w:pPr>
        <w:pStyle w:val="a7"/>
        <w:numPr>
          <w:ilvl w:val="1"/>
          <w:numId w:val="2"/>
        </w:numPr>
        <w:ind w:firstLineChars="0"/>
      </w:pPr>
      <w:r>
        <w:rPr>
          <w:rFonts w:hint="eastAsia"/>
        </w:rPr>
        <w:t>频段扫描</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视频数据</w:t>
      </w:r>
    </w:p>
    <w:p w:rsidR="00936554" w:rsidRDefault="00936554" w:rsidP="00936554">
      <w:pPr>
        <w:pStyle w:val="a7"/>
        <w:numPr>
          <w:ilvl w:val="1"/>
          <w:numId w:val="2"/>
        </w:numPr>
        <w:ind w:firstLineChars="0"/>
      </w:pPr>
      <w:r>
        <w:rPr>
          <w:rFonts w:hint="eastAsia"/>
        </w:rPr>
        <w:t>信息测向</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信号参数登记</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音频数据</w:t>
      </w:r>
    </w:p>
    <w:p w:rsidR="003F1C75" w:rsidRDefault="003F1C75" w:rsidP="003F1C75">
      <w:pPr>
        <w:pStyle w:val="a7"/>
        <w:numPr>
          <w:ilvl w:val="2"/>
          <w:numId w:val="2"/>
        </w:numPr>
        <w:ind w:firstLineChars="0"/>
      </w:pPr>
      <w:r>
        <w:rPr>
          <w:rFonts w:hint="eastAsia"/>
        </w:rPr>
        <w:t>视频数据</w:t>
      </w:r>
    </w:p>
    <w:p w:rsidR="00936554" w:rsidRDefault="00936554" w:rsidP="00936554">
      <w:pPr>
        <w:pStyle w:val="a7"/>
        <w:numPr>
          <w:ilvl w:val="1"/>
          <w:numId w:val="2"/>
        </w:numPr>
        <w:ind w:firstLineChars="0"/>
      </w:pPr>
      <w:r>
        <w:rPr>
          <w:rFonts w:hint="eastAsia"/>
        </w:rPr>
        <w:t>联合定位</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视频数据</w:t>
      </w:r>
    </w:p>
    <w:p w:rsidR="003F1C75" w:rsidRDefault="00936554" w:rsidP="003F1C75">
      <w:pPr>
        <w:pStyle w:val="a7"/>
        <w:numPr>
          <w:ilvl w:val="1"/>
          <w:numId w:val="2"/>
        </w:numPr>
        <w:ind w:firstLineChars="0"/>
      </w:pPr>
      <w:r>
        <w:rPr>
          <w:rFonts w:hint="eastAsia"/>
        </w:rPr>
        <w:t>监测报告</w:t>
      </w:r>
    </w:p>
    <w:p w:rsidR="00936554" w:rsidRDefault="00936554" w:rsidP="00936554">
      <w:pPr>
        <w:pStyle w:val="a7"/>
        <w:numPr>
          <w:ilvl w:val="0"/>
          <w:numId w:val="2"/>
        </w:numPr>
        <w:ind w:firstLineChars="0"/>
      </w:pPr>
      <w:r>
        <w:rPr>
          <w:rFonts w:hint="eastAsia"/>
        </w:rPr>
        <w:lastRenderedPageBreak/>
        <w:t>超短波监测</w:t>
      </w:r>
    </w:p>
    <w:p w:rsidR="003F1C75" w:rsidRDefault="003F1C75" w:rsidP="003F1C75">
      <w:pPr>
        <w:pStyle w:val="a7"/>
        <w:numPr>
          <w:ilvl w:val="1"/>
          <w:numId w:val="2"/>
        </w:numPr>
        <w:ind w:firstLineChars="0"/>
      </w:pPr>
      <w:r>
        <w:rPr>
          <w:rFonts w:hint="eastAsia"/>
        </w:rPr>
        <w:t>单频监测</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信号参数登记</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音频数据</w:t>
      </w:r>
    </w:p>
    <w:p w:rsidR="003F1C75" w:rsidRDefault="003F1C75" w:rsidP="003F1C75">
      <w:pPr>
        <w:pStyle w:val="a7"/>
        <w:numPr>
          <w:ilvl w:val="2"/>
          <w:numId w:val="2"/>
        </w:numPr>
        <w:ind w:firstLineChars="0"/>
      </w:pPr>
      <w:r>
        <w:rPr>
          <w:rFonts w:hint="eastAsia"/>
        </w:rPr>
        <w:t>视频数据</w:t>
      </w:r>
    </w:p>
    <w:p w:rsidR="003F1C75" w:rsidRDefault="003F1C75" w:rsidP="003F1C75">
      <w:pPr>
        <w:pStyle w:val="a7"/>
        <w:numPr>
          <w:ilvl w:val="1"/>
          <w:numId w:val="2"/>
        </w:numPr>
        <w:ind w:firstLineChars="0"/>
      </w:pPr>
      <w:r>
        <w:rPr>
          <w:rFonts w:hint="eastAsia"/>
        </w:rPr>
        <w:t>频段扫描</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视频数据</w:t>
      </w:r>
    </w:p>
    <w:p w:rsidR="003F1C75" w:rsidRDefault="003F1C75" w:rsidP="003F1C75">
      <w:pPr>
        <w:pStyle w:val="a7"/>
        <w:numPr>
          <w:ilvl w:val="1"/>
          <w:numId w:val="2"/>
        </w:numPr>
        <w:ind w:firstLineChars="0"/>
      </w:pPr>
      <w:r>
        <w:rPr>
          <w:rFonts w:hint="eastAsia"/>
        </w:rPr>
        <w:t>信息测向</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信号参数登记</w:t>
      </w:r>
    </w:p>
    <w:p w:rsidR="003F1C75" w:rsidRDefault="003F1C75" w:rsidP="003F1C75">
      <w:pPr>
        <w:pStyle w:val="a7"/>
        <w:numPr>
          <w:ilvl w:val="2"/>
          <w:numId w:val="2"/>
        </w:numPr>
        <w:ind w:firstLineChars="0"/>
      </w:pPr>
      <w:r>
        <w:rPr>
          <w:rFonts w:hint="eastAsia"/>
        </w:rPr>
        <w:t>图形数据</w:t>
      </w:r>
    </w:p>
    <w:p w:rsidR="003F1C75" w:rsidRDefault="003F1C75" w:rsidP="003F1C75">
      <w:pPr>
        <w:pStyle w:val="a7"/>
        <w:numPr>
          <w:ilvl w:val="2"/>
          <w:numId w:val="2"/>
        </w:numPr>
        <w:ind w:firstLineChars="0"/>
      </w:pPr>
      <w:r>
        <w:rPr>
          <w:rFonts w:hint="eastAsia"/>
        </w:rPr>
        <w:t>音频数据</w:t>
      </w:r>
    </w:p>
    <w:p w:rsidR="003F1C75" w:rsidRDefault="003F1C75" w:rsidP="003F1C75">
      <w:pPr>
        <w:pStyle w:val="a7"/>
        <w:numPr>
          <w:ilvl w:val="2"/>
          <w:numId w:val="2"/>
        </w:numPr>
        <w:ind w:firstLineChars="0"/>
      </w:pPr>
      <w:r>
        <w:rPr>
          <w:rFonts w:hint="eastAsia"/>
        </w:rPr>
        <w:t>视频数据</w:t>
      </w:r>
    </w:p>
    <w:p w:rsidR="003F1C75" w:rsidRDefault="003F1C75" w:rsidP="003F1C75">
      <w:pPr>
        <w:pStyle w:val="a7"/>
        <w:numPr>
          <w:ilvl w:val="1"/>
          <w:numId w:val="2"/>
        </w:numPr>
        <w:ind w:firstLineChars="0"/>
      </w:pPr>
      <w:r>
        <w:rPr>
          <w:rFonts w:hint="eastAsia"/>
        </w:rPr>
        <w:t>联合定位</w:t>
      </w:r>
    </w:p>
    <w:p w:rsidR="003F1C75" w:rsidRDefault="003F1C75" w:rsidP="003F1C75">
      <w:pPr>
        <w:pStyle w:val="a7"/>
        <w:numPr>
          <w:ilvl w:val="2"/>
          <w:numId w:val="2"/>
        </w:numPr>
        <w:ind w:firstLineChars="0"/>
      </w:pPr>
      <w:r>
        <w:rPr>
          <w:rFonts w:hint="eastAsia"/>
        </w:rPr>
        <w:t>原始监测数据</w:t>
      </w:r>
    </w:p>
    <w:p w:rsidR="003F1C75" w:rsidRDefault="003F1C75" w:rsidP="003F1C75">
      <w:pPr>
        <w:pStyle w:val="a7"/>
        <w:numPr>
          <w:ilvl w:val="2"/>
          <w:numId w:val="2"/>
        </w:numPr>
        <w:ind w:firstLineChars="0"/>
      </w:pPr>
      <w:r>
        <w:rPr>
          <w:rFonts w:hint="eastAsia"/>
        </w:rPr>
        <w:t>视频数据</w:t>
      </w:r>
    </w:p>
    <w:p w:rsidR="003F1C75" w:rsidRDefault="003F1C75" w:rsidP="003F1C75">
      <w:pPr>
        <w:pStyle w:val="a7"/>
        <w:numPr>
          <w:ilvl w:val="1"/>
          <w:numId w:val="2"/>
        </w:numPr>
        <w:ind w:firstLineChars="0"/>
      </w:pPr>
      <w:r>
        <w:rPr>
          <w:rFonts w:hint="eastAsia"/>
        </w:rPr>
        <w:t>监测报告</w:t>
      </w:r>
    </w:p>
    <w:p w:rsidR="00936554" w:rsidRDefault="00936554" w:rsidP="00936554">
      <w:pPr>
        <w:pStyle w:val="a7"/>
        <w:numPr>
          <w:ilvl w:val="0"/>
          <w:numId w:val="2"/>
        </w:numPr>
        <w:ind w:firstLineChars="0"/>
      </w:pPr>
      <w:r>
        <w:rPr>
          <w:rFonts w:hint="eastAsia"/>
        </w:rPr>
        <w:t>卫星监测</w:t>
      </w:r>
    </w:p>
    <w:p w:rsidR="0061267C" w:rsidRDefault="0061267C" w:rsidP="0061267C">
      <w:pPr>
        <w:pStyle w:val="a7"/>
        <w:numPr>
          <w:ilvl w:val="1"/>
          <w:numId w:val="2"/>
        </w:numPr>
        <w:ind w:firstLineChars="0"/>
      </w:pPr>
      <w:r>
        <w:rPr>
          <w:rFonts w:hint="eastAsia"/>
        </w:rPr>
        <w:t>转发器监测</w:t>
      </w:r>
    </w:p>
    <w:p w:rsidR="00936554" w:rsidRDefault="00936554" w:rsidP="00936554">
      <w:pPr>
        <w:pStyle w:val="a7"/>
        <w:numPr>
          <w:ilvl w:val="1"/>
          <w:numId w:val="2"/>
        </w:numPr>
        <w:ind w:firstLineChars="0"/>
      </w:pPr>
      <w:r>
        <w:rPr>
          <w:rFonts w:hint="eastAsia"/>
        </w:rPr>
        <w:t>监测报告</w:t>
      </w:r>
    </w:p>
    <w:p w:rsidR="00936554" w:rsidRPr="007D6A36" w:rsidRDefault="00EE3A7E" w:rsidP="007D6A36">
      <w:pPr>
        <w:pStyle w:val="3"/>
      </w:pPr>
      <w:r w:rsidRPr="007D6A36">
        <w:rPr>
          <w:rFonts w:hint="eastAsia"/>
        </w:rPr>
        <w:t>短波监测</w:t>
      </w:r>
      <w:r w:rsidR="00D349E7" w:rsidRPr="007D6A36">
        <w:rPr>
          <w:rFonts w:hint="eastAsia"/>
        </w:rPr>
        <w:t>数据格式</w:t>
      </w:r>
    </w:p>
    <w:p w:rsidR="00D349E7" w:rsidRDefault="00D349E7" w:rsidP="00B23596">
      <w:pPr>
        <w:ind w:firstLine="420"/>
      </w:pPr>
      <w:r>
        <w:rPr>
          <w:rFonts w:hint="eastAsia"/>
        </w:rPr>
        <w:t>数据格式有以下几类：</w:t>
      </w:r>
    </w:p>
    <w:p w:rsidR="00D349E7" w:rsidRDefault="00D349E7" w:rsidP="00D349E7">
      <w:pPr>
        <w:pStyle w:val="a7"/>
        <w:numPr>
          <w:ilvl w:val="0"/>
          <w:numId w:val="5"/>
        </w:numPr>
        <w:ind w:firstLineChars="0"/>
      </w:pPr>
      <w:r>
        <w:rPr>
          <w:rFonts w:hint="eastAsia"/>
        </w:rPr>
        <w:t>文件信息及监测数据</w:t>
      </w:r>
    </w:p>
    <w:p w:rsidR="003F1C75" w:rsidRPr="00D349E7" w:rsidRDefault="00D349E7" w:rsidP="003F1C75">
      <w:pPr>
        <w:pStyle w:val="a7"/>
        <w:numPr>
          <w:ilvl w:val="0"/>
          <w:numId w:val="5"/>
        </w:numPr>
        <w:ind w:firstLineChars="0"/>
      </w:pPr>
      <w:r>
        <w:rPr>
          <w:rFonts w:hint="eastAsia"/>
        </w:rPr>
        <w:t>文件信息及图片数据</w:t>
      </w:r>
    </w:p>
    <w:p w:rsidR="003F1C75" w:rsidRPr="007D6A36" w:rsidRDefault="00D349E7" w:rsidP="007D6A36">
      <w:pPr>
        <w:pStyle w:val="4"/>
      </w:pPr>
      <w:r w:rsidRPr="007D6A36">
        <w:rPr>
          <w:rFonts w:hint="eastAsia"/>
        </w:rPr>
        <w:t>单频</w:t>
      </w:r>
      <w:r w:rsidR="003F1C75" w:rsidRPr="007D6A36">
        <w:rPr>
          <w:rFonts w:hint="eastAsia"/>
        </w:rPr>
        <w:t>监测</w:t>
      </w:r>
    </w:p>
    <w:p w:rsidR="00D349E7" w:rsidRDefault="003F1C75" w:rsidP="007D6A36">
      <w:pPr>
        <w:pStyle w:val="5"/>
      </w:pPr>
      <w:r>
        <w:rPr>
          <w:rFonts w:hint="eastAsia"/>
        </w:rPr>
        <w:t>原始</w:t>
      </w:r>
      <w:r w:rsidR="00D349E7">
        <w:rPr>
          <w:rFonts w:hint="eastAsia"/>
        </w:rPr>
        <w:t>监测数据格式</w:t>
      </w:r>
    </w:p>
    <w:p w:rsidR="00D349E7" w:rsidRDefault="00D349E7" w:rsidP="00EE3A7E">
      <w:pPr>
        <w:ind w:firstLineChars="200" w:firstLine="420"/>
      </w:pPr>
      <w:r>
        <w:rPr>
          <w:rFonts w:hint="eastAsia"/>
        </w:rPr>
        <w:t>单频监测的数据格式为文件信息及监测数据。</w:t>
      </w:r>
    </w:p>
    <w:p w:rsidR="00D349E7" w:rsidRPr="00D349E7" w:rsidRDefault="00D349E7" w:rsidP="00EE3A7E">
      <w:pPr>
        <w:ind w:firstLineChars="200" w:firstLine="420"/>
      </w:pPr>
      <w:r w:rsidRPr="00D349E7">
        <w:rPr>
          <w:rFonts w:hint="eastAsia"/>
        </w:rPr>
        <w:t>其中文件信息包括：监测单元，经度，纬度，设备名称，解调，以及其他不关注的信息</w:t>
      </w:r>
    </w:p>
    <w:p w:rsidR="00D349E7" w:rsidRPr="00D349E7" w:rsidRDefault="00D349E7" w:rsidP="00EE3A7E">
      <w:pPr>
        <w:ind w:firstLineChars="200" w:firstLine="420"/>
      </w:pPr>
      <w:r w:rsidRPr="00D349E7">
        <w:rPr>
          <w:rFonts w:hint="eastAsia"/>
        </w:rPr>
        <w:t>监测数据包括：时间，频率</w:t>
      </w:r>
      <w:r w:rsidR="009632C8">
        <w:rPr>
          <w:rFonts w:hint="eastAsia"/>
        </w:rPr>
        <w:t>，</w:t>
      </w:r>
      <w:r w:rsidRPr="00D349E7">
        <w:rPr>
          <w:rFonts w:hint="eastAsia"/>
        </w:rPr>
        <w:t>level</w:t>
      </w:r>
    </w:p>
    <w:tbl>
      <w:tblPr>
        <w:tblW w:w="7960" w:type="dxa"/>
        <w:tblInd w:w="93" w:type="dxa"/>
        <w:tblLook w:val="04A0" w:firstRow="1" w:lastRow="0" w:firstColumn="1" w:lastColumn="0" w:noHBand="0" w:noVBand="1"/>
      </w:tblPr>
      <w:tblGrid>
        <w:gridCol w:w="1680"/>
        <w:gridCol w:w="1420"/>
        <w:gridCol w:w="1940"/>
        <w:gridCol w:w="2920"/>
      </w:tblGrid>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时间</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频率 (Hz)</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Level (dBμV/m)</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文件信息</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26:58.0</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-0.2</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监测单元: MST-AFMS2</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lastRenderedPageBreak/>
              <w:t>26:59.0</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-1</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经度: 116°16'09.6"E</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27:00.0</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-0.8</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纬度: 39°58'20.0"N</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27:01.0</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-0.9</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设备 1:</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27:02.1</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-0.9</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名称: HK033</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27:03.2</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-1.6</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设备 2:</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27:04.3</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-0.4</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名称: ESMB</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27:05.3</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-0.4</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中频带宽: 150 Hz</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27:06.4</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-1</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射频衰减: 0 dB</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27:07.4</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-0.3</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中频衰减: Normal</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27:08.4</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-1.5</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解调: FM</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27:09.4</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-2.1</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测试时间: Default</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27:10.5</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-0.4</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r w:rsidRPr="00D349E7">
              <w:rPr>
                <w:rFonts w:ascii="宋体" w:eastAsia="宋体" w:hAnsi="宋体" w:cs="宋体" w:hint="eastAsia"/>
                <w:color w:val="000000"/>
                <w:kern w:val="0"/>
                <w:sz w:val="22"/>
              </w:rPr>
              <w:t>检波器: Average</w:t>
            </w: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27:11.5</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-0.2</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p>
        </w:tc>
      </w:tr>
      <w:tr w:rsidR="00D349E7" w:rsidRPr="00D349E7" w:rsidTr="00D349E7">
        <w:trPr>
          <w:trHeight w:val="270"/>
        </w:trPr>
        <w:tc>
          <w:tcPr>
            <w:tcW w:w="168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27:12.6</w:t>
            </w:r>
          </w:p>
        </w:tc>
        <w:tc>
          <w:tcPr>
            <w:tcW w:w="14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837185000</w:t>
            </w:r>
          </w:p>
        </w:tc>
        <w:tc>
          <w:tcPr>
            <w:tcW w:w="194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right"/>
              <w:rPr>
                <w:rFonts w:ascii="宋体" w:eastAsia="宋体" w:hAnsi="宋体" w:cs="宋体"/>
                <w:color w:val="000000"/>
                <w:kern w:val="0"/>
                <w:sz w:val="22"/>
              </w:rPr>
            </w:pPr>
            <w:r w:rsidRPr="00D349E7">
              <w:rPr>
                <w:rFonts w:ascii="宋体" w:eastAsia="宋体" w:hAnsi="宋体" w:cs="宋体" w:hint="eastAsia"/>
                <w:color w:val="000000"/>
                <w:kern w:val="0"/>
                <w:sz w:val="22"/>
              </w:rPr>
              <w:t>0.8</w:t>
            </w:r>
          </w:p>
        </w:tc>
        <w:tc>
          <w:tcPr>
            <w:tcW w:w="2920" w:type="dxa"/>
            <w:tcBorders>
              <w:top w:val="nil"/>
              <w:left w:val="nil"/>
              <w:bottom w:val="nil"/>
              <w:right w:val="nil"/>
            </w:tcBorders>
            <w:shd w:val="clear" w:color="auto" w:fill="auto"/>
            <w:noWrap/>
            <w:vAlign w:val="center"/>
            <w:hideMark/>
          </w:tcPr>
          <w:p w:rsidR="00D349E7" w:rsidRPr="00D349E7" w:rsidRDefault="00D349E7" w:rsidP="00B23596">
            <w:pPr>
              <w:widowControl/>
              <w:ind w:firstLine="440"/>
              <w:jc w:val="left"/>
              <w:rPr>
                <w:rFonts w:ascii="宋体" w:eastAsia="宋体" w:hAnsi="宋体" w:cs="宋体"/>
                <w:color w:val="000000"/>
                <w:kern w:val="0"/>
                <w:sz w:val="22"/>
              </w:rPr>
            </w:pPr>
          </w:p>
        </w:tc>
      </w:tr>
    </w:tbl>
    <w:p w:rsidR="00534EFF" w:rsidRDefault="00534EFF" w:rsidP="00B23596">
      <w:pPr>
        <w:ind w:firstLine="420"/>
        <w:sectPr w:rsidR="00534EFF" w:rsidSect="00B65259">
          <w:headerReference w:type="default" r:id="rId34"/>
          <w:footerReference w:type="default" r:id="rId35"/>
          <w:pgSz w:w="11906" w:h="16838"/>
          <w:pgMar w:top="1440" w:right="1800" w:bottom="1440" w:left="1800" w:header="851" w:footer="992" w:gutter="0"/>
          <w:pgNumType w:start="1"/>
          <w:cols w:space="425"/>
          <w:docGrid w:type="lines" w:linePitch="312"/>
        </w:sectPr>
      </w:pPr>
    </w:p>
    <w:p w:rsidR="00D349E7" w:rsidRPr="00D349E7" w:rsidRDefault="00D349E7" w:rsidP="00B23596">
      <w:pPr>
        <w:ind w:firstLine="420"/>
      </w:pPr>
    </w:p>
    <w:p w:rsidR="003F1C75" w:rsidRDefault="00534EFF" w:rsidP="007D6A36">
      <w:pPr>
        <w:pStyle w:val="5"/>
      </w:pPr>
      <w:r>
        <w:rPr>
          <w:rFonts w:hint="eastAsia"/>
        </w:rPr>
        <w:t>短波监测</w:t>
      </w:r>
      <w:r w:rsidR="003F1C75">
        <w:rPr>
          <w:rFonts w:hint="eastAsia"/>
        </w:rPr>
        <w:t>数据</w:t>
      </w:r>
      <w:r>
        <w:rPr>
          <w:rFonts w:hint="eastAsia"/>
        </w:rPr>
        <w:t>记录</w:t>
      </w:r>
      <w:r w:rsidR="003F1C75">
        <w:rPr>
          <w:rFonts w:hint="eastAsia"/>
        </w:rPr>
        <w:t>格式</w:t>
      </w:r>
    </w:p>
    <w:p w:rsidR="00534EFF" w:rsidRPr="0080107A" w:rsidRDefault="00534EFF" w:rsidP="00B23596">
      <w:pPr>
        <w:pStyle w:val="ac"/>
        <w:ind w:firstLine="420"/>
      </w:pPr>
      <w:r w:rsidRPr="0080107A">
        <w:rPr>
          <w:sz w:val="21"/>
          <w:szCs w:val="21"/>
        </w:rPr>
        <w:t>短波监测数据记录表（样表）</w:t>
      </w:r>
    </w:p>
    <w:tbl>
      <w:tblPr>
        <w:tblW w:w="1439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594"/>
        <w:gridCol w:w="770"/>
        <w:gridCol w:w="728"/>
        <w:gridCol w:w="700"/>
        <w:gridCol w:w="770"/>
        <w:gridCol w:w="1054"/>
        <w:gridCol w:w="1354"/>
        <w:gridCol w:w="965"/>
        <w:gridCol w:w="1106"/>
        <w:gridCol w:w="1176"/>
        <w:gridCol w:w="1162"/>
        <w:gridCol w:w="1581"/>
        <w:gridCol w:w="729"/>
        <w:gridCol w:w="1135"/>
        <w:gridCol w:w="572"/>
      </w:tblGrid>
      <w:tr w:rsidR="00534EFF" w:rsidRPr="001651D0" w:rsidTr="001E6B2C">
        <w:trPr>
          <w:trHeight w:hRule="exact" w:val="944"/>
          <w:tblHeader/>
          <w:jc w:val="center"/>
        </w:trPr>
        <w:tc>
          <w:tcPr>
            <w:tcW w:w="594" w:type="dxa"/>
            <w:tcBorders>
              <w:top w:val="single" w:sz="8" w:space="0" w:color="auto"/>
              <w:left w:val="single" w:sz="8"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序号</w:t>
            </w:r>
          </w:p>
        </w:tc>
        <w:tc>
          <w:tcPr>
            <w:tcW w:w="770"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频率</w:t>
            </w:r>
          </w:p>
          <w:p w:rsidR="00534EFF" w:rsidRPr="001651D0" w:rsidRDefault="00534EFF" w:rsidP="00B23596">
            <w:pPr>
              <w:pStyle w:val="ab"/>
              <w:spacing w:beforeLines="0" w:line="440" w:lineRule="exact"/>
              <w:ind w:firstLine="368"/>
              <w:jc w:val="center"/>
              <w:rPr>
                <w:rFonts w:ascii="Times New Roman" w:hAnsi="Times New Roman"/>
                <w:spacing w:val="2"/>
              </w:rPr>
            </w:pPr>
            <w:r w:rsidRPr="001651D0">
              <w:rPr>
                <w:rFonts w:ascii="Times New Roman" w:hAnsi="Times New Roman"/>
                <w:spacing w:val="2"/>
              </w:rPr>
              <w:t>(</w:t>
            </w:r>
            <w:r>
              <w:rPr>
                <w:rFonts w:ascii="Times New Roman" w:hAnsi="Times New Roman" w:hint="eastAsia"/>
                <w:spacing w:val="2"/>
              </w:rPr>
              <w:t>k</w:t>
            </w:r>
            <w:r w:rsidRPr="001651D0">
              <w:rPr>
                <w:rFonts w:ascii="Times New Roman" w:hAnsi="Times New Roman"/>
                <w:spacing w:val="2"/>
              </w:rPr>
              <w:t>Hz)</w:t>
            </w:r>
          </w:p>
        </w:tc>
        <w:tc>
          <w:tcPr>
            <w:tcW w:w="728" w:type="dxa"/>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占用</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带宽</w:t>
            </w:r>
          </w:p>
          <w:p w:rsidR="00534EFF" w:rsidRPr="001651D0" w:rsidRDefault="00534EFF" w:rsidP="00B23596">
            <w:pPr>
              <w:pStyle w:val="ab"/>
              <w:spacing w:beforeLines="0" w:line="440" w:lineRule="exact"/>
              <w:ind w:firstLine="368"/>
              <w:jc w:val="center"/>
              <w:rPr>
                <w:rFonts w:ascii="Times New Roman" w:hAnsi="Times New Roman"/>
                <w:spacing w:val="2"/>
              </w:rPr>
            </w:pPr>
            <w:r w:rsidRPr="001651D0">
              <w:rPr>
                <w:rFonts w:ascii="Times New Roman" w:hAnsi="Times New Roman"/>
                <w:spacing w:val="2"/>
              </w:rPr>
              <w:t>(kHz)</w:t>
            </w:r>
          </w:p>
        </w:tc>
        <w:tc>
          <w:tcPr>
            <w:tcW w:w="700" w:type="dxa"/>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调制</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方式</w:t>
            </w:r>
          </w:p>
        </w:tc>
        <w:tc>
          <w:tcPr>
            <w:tcW w:w="770" w:type="dxa"/>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业务</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类型</w:t>
            </w:r>
          </w:p>
        </w:tc>
        <w:tc>
          <w:tcPr>
            <w:tcW w:w="1054"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发射时段</w:t>
            </w:r>
          </w:p>
        </w:tc>
        <w:tc>
          <w:tcPr>
            <w:tcW w:w="1354"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场强最大值</w:t>
            </w:r>
            <w:r w:rsidRPr="001651D0">
              <w:rPr>
                <w:rFonts w:ascii="Times New Roman" w:hAnsi="Times New Roman"/>
                <w:spacing w:val="2"/>
              </w:rPr>
              <w:t>(dBμV/m)</w:t>
            </w:r>
          </w:p>
        </w:tc>
        <w:tc>
          <w:tcPr>
            <w:tcW w:w="965"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测试次数</w:t>
            </w:r>
          </w:p>
        </w:tc>
        <w:tc>
          <w:tcPr>
            <w:tcW w:w="1106"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背景噪声</w:t>
            </w:r>
            <w:r w:rsidRPr="001651D0">
              <w:rPr>
                <w:rFonts w:ascii="Times New Roman" w:hAnsi="Times New Roman"/>
                <w:spacing w:val="2"/>
              </w:rPr>
              <w:t>(dBμV/m)</w:t>
            </w:r>
          </w:p>
        </w:tc>
        <w:tc>
          <w:tcPr>
            <w:tcW w:w="1176" w:type="dxa"/>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占用度</w:t>
            </w:r>
            <w:r w:rsidRPr="001651D0">
              <w:rPr>
                <w:rFonts w:ascii="Times New Roman" w:hAnsi="Times New Roman"/>
                <w:spacing w:val="2"/>
              </w:rPr>
              <w:t>(%)</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w:t>
            </w:r>
            <w:r w:rsidRPr="001651D0">
              <w:rPr>
                <w:rFonts w:ascii="Times New Roman" w:hAnsi="Times New Roman"/>
                <w:spacing w:val="2"/>
              </w:rPr>
              <w:t>统计门限</w:t>
            </w:r>
          </w:p>
          <w:p w:rsidR="00534EFF" w:rsidRPr="001651D0" w:rsidRDefault="00534EFF" w:rsidP="00B23596">
            <w:pPr>
              <w:pStyle w:val="ab"/>
              <w:spacing w:beforeLines="0" w:line="440" w:lineRule="exact"/>
              <w:ind w:firstLine="368"/>
              <w:jc w:val="center"/>
              <w:rPr>
                <w:rFonts w:ascii="Times New Roman" w:hAnsi="Times New Roman"/>
                <w:spacing w:val="2"/>
              </w:rPr>
            </w:pPr>
            <w:r w:rsidRPr="001651D0">
              <w:rPr>
                <w:rFonts w:ascii="Times New Roman" w:hAnsi="Times New Roman"/>
                <w:spacing w:val="2"/>
              </w:rPr>
              <w:t>(dBμV/m)</w:t>
            </w:r>
          </w:p>
        </w:tc>
        <w:tc>
          <w:tcPr>
            <w:tcW w:w="1162" w:type="dxa"/>
            <w:tcBorders>
              <w:top w:val="single" w:sz="8" w:space="0" w:color="auto"/>
              <w:left w:val="single" w:sz="6" w:space="0" w:color="auto"/>
              <w:bottom w:val="single" w:sz="6" w:space="0" w:color="auto"/>
              <w:right w:val="single" w:sz="8"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示向度</w:t>
            </w:r>
            <w:r w:rsidRPr="001651D0">
              <w:rPr>
                <w:rFonts w:ascii="Times New Roman" w:hAnsi="Times New Roman"/>
                <w:spacing w:val="2"/>
              </w:rPr>
              <w:t>/</w:t>
            </w:r>
            <w:r w:rsidRPr="001651D0">
              <w:rPr>
                <w:rFonts w:ascii="Times New Roman" w:hAnsi="Times New Roman"/>
                <w:spacing w:val="2"/>
              </w:rPr>
              <w:t>监测站</w:t>
            </w:r>
            <w:r w:rsidRPr="001651D0">
              <w:rPr>
                <w:rFonts w:ascii="Times New Roman" w:hAnsi="Times New Roman"/>
                <w:spacing w:val="2"/>
              </w:rPr>
              <w:t>/</w:t>
            </w:r>
            <w:r w:rsidRPr="001651D0">
              <w:rPr>
                <w:rFonts w:ascii="Times New Roman" w:hAnsi="Times New Roman"/>
                <w:spacing w:val="2"/>
              </w:rPr>
              <w:t>等级</w:t>
            </w:r>
          </w:p>
        </w:tc>
        <w:tc>
          <w:tcPr>
            <w:tcW w:w="1581" w:type="dxa"/>
            <w:tcBorders>
              <w:top w:val="single" w:sz="8" w:space="0" w:color="auto"/>
              <w:left w:val="single" w:sz="8"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经纬度</w:t>
            </w:r>
            <w:r w:rsidRPr="001651D0">
              <w:rPr>
                <w:rFonts w:ascii="Times New Roman" w:hAnsi="Times New Roman"/>
                <w:spacing w:val="2"/>
              </w:rPr>
              <w:t>(E</w:t>
            </w:r>
            <w:r w:rsidRPr="001651D0">
              <w:rPr>
                <w:rFonts w:ascii="Times New Roman" w:hAnsi="Times New Roman"/>
                <w:spacing w:val="2"/>
              </w:rPr>
              <w:t>、</w:t>
            </w:r>
            <w:r w:rsidRPr="001651D0">
              <w:rPr>
                <w:rFonts w:ascii="Times New Roman" w:hAnsi="Times New Roman"/>
                <w:spacing w:val="2"/>
              </w:rPr>
              <w:t>N)</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与具体位置</w:t>
            </w:r>
          </w:p>
        </w:tc>
        <w:tc>
          <w:tcPr>
            <w:tcW w:w="729" w:type="dxa"/>
            <w:tcBorders>
              <w:top w:val="single" w:sz="8" w:space="0" w:color="auto"/>
              <w:left w:val="single" w:sz="6" w:space="0" w:color="auto"/>
              <w:bottom w:val="single" w:sz="6" w:space="0" w:color="auto"/>
              <w:right w:val="single" w:sz="4"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以往</w:t>
            </w:r>
          </w:p>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对比</w:t>
            </w:r>
          </w:p>
        </w:tc>
        <w:tc>
          <w:tcPr>
            <w:tcW w:w="1135" w:type="dxa"/>
            <w:tcBorders>
              <w:top w:val="single" w:sz="8" w:space="0" w:color="auto"/>
              <w:left w:val="single" w:sz="4" w:space="0" w:color="auto"/>
              <w:bottom w:val="single" w:sz="6" w:space="0" w:color="auto"/>
              <w:right w:val="single" w:sz="6"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监测时间</w:t>
            </w:r>
          </w:p>
        </w:tc>
        <w:tc>
          <w:tcPr>
            <w:tcW w:w="572" w:type="dxa"/>
            <w:tcBorders>
              <w:top w:val="single" w:sz="8" w:space="0" w:color="auto"/>
              <w:left w:val="single" w:sz="4" w:space="0" w:color="auto"/>
              <w:bottom w:val="single" w:sz="6" w:space="0" w:color="auto"/>
              <w:right w:val="single" w:sz="4" w:space="0" w:color="auto"/>
            </w:tcBorders>
            <w:vAlign w:val="center"/>
            <w:hideMark/>
          </w:tcPr>
          <w:p w:rsidR="00534EFF" w:rsidRPr="001651D0" w:rsidRDefault="00534EFF" w:rsidP="001E6B2C">
            <w:pPr>
              <w:pStyle w:val="ab"/>
              <w:spacing w:beforeLines="0" w:line="440" w:lineRule="exact"/>
              <w:rPr>
                <w:rFonts w:ascii="Times New Roman" w:hAnsi="Times New Roman"/>
                <w:spacing w:val="2"/>
              </w:rPr>
            </w:pPr>
            <w:r w:rsidRPr="001651D0">
              <w:rPr>
                <w:rFonts w:ascii="Times New Roman" w:hAnsi="Times New Roman"/>
                <w:spacing w:val="2"/>
              </w:rPr>
              <w:t>备注</w:t>
            </w:r>
          </w:p>
        </w:tc>
      </w:tr>
      <w:tr w:rsidR="00534EFF" w:rsidRPr="001651D0" w:rsidTr="001E6B2C">
        <w:trPr>
          <w:trHeight w:hRule="exact" w:val="995"/>
          <w:jc w:val="center"/>
        </w:trPr>
        <w:tc>
          <w:tcPr>
            <w:tcW w:w="594" w:type="dxa"/>
            <w:tcBorders>
              <w:top w:val="single" w:sz="6" w:space="0" w:color="auto"/>
              <w:left w:val="single" w:sz="8" w:space="0" w:color="auto"/>
              <w:bottom w:val="single" w:sz="6" w:space="0" w:color="auto"/>
              <w:right w:val="single" w:sz="6" w:space="0" w:color="auto"/>
            </w:tcBorders>
            <w:vAlign w:val="center"/>
            <w:hideMark/>
          </w:tcPr>
          <w:p w:rsidR="00534EFF" w:rsidRPr="001651D0" w:rsidRDefault="00534EFF" w:rsidP="00B23596">
            <w:pPr>
              <w:adjustRightInd w:val="0"/>
              <w:snapToGrid w:val="0"/>
              <w:spacing w:line="440" w:lineRule="exact"/>
              <w:ind w:firstLine="360"/>
              <w:jc w:val="center"/>
              <w:rPr>
                <w:sz w:val="18"/>
                <w:szCs w:val="18"/>
              </w:rPr>
            </w:pPr>
            <w:r w:rsidRPr="001651D0">
              <w:rPr>
                <w:sz w:val="18"/>
                <w:szCs w:val="18"/>
              </w:rPr>
              <w:t>1</w:t>
            </w:r>
          </w:p>
        </w:tc>
        <w:tc>
          <w:tcPr>
            <w:tcW w:w="770"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xx.xxx</w:t>
            </w:r>
          </w:p>
        </w:tc>
        <w:tc>
          <w:tcPr>
            <w:tcW w:w="728" w:type="dxa"/>
            <w:tcBorders>
              <w:top w:val="single" w:sz="4" w:space="0" w:color="auto"/>
              <w:left w:val="single" w:sz="6" w:space="0" w:color="auto"/>
              <w:bottom w:val="single" w:sz="4" w:space="0" w:color="auto"/>
              <w:right w:val="single" w:sz="8"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x.xxx</w:t>
            </w:r>
          </w:p>
        </w:tc>
        <w:tc>
          <w:tcPr>
            <w:tcW w:w="700" w:type="dxa"/>
            <w:tcBorders>
              <w:top w:val="single" w:sz="4" w:space="0" w:color="auto"/>
              <w:left w:val="single" w:sz="8" w:space="0" w:color="auto"/>
              <w:bottom w:val="single" w:sz="4" w:space="0" w:color="auto"/>
              <w:right w:val="single" w:sz="8"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FM</w:t>
            </w:r>
          </w:p>
        </w:tc>
        <w:tc>
          <w:tcPr>
            <w:tcW w:w="770" w:type="dxa"/>
            <w:tcBorders>
              <w:top w:val="single" w:sz="4" w:space="0" w:color="auto"/>
              <w:left w:val="single" w:sz="8" w:space="0" w:color="auto"/>
              <w:bottom w:val="single" w:sz="4" w:space="0" w:color="auto"/>
              <w:right w:val="single" w:sz="6"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广播</w:t>
            </w:r>
          </w:p>
        </w:tc>
        <w:tc>
          <w:tcPr>
            <w:tcW w:w="1054"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22:00~24:00</w:t>
            </w:r>
          </w:p>
        </w:tc>
        <w:tc>
          <w:tcPr>
            <w:tcW w:w="1354"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1E6B2C">
            <w:pPr>
              <w:adjustRightInd w:val="0"/>
              <w:snapToGrid w:val="0"/>
              <w:spacing w:line="440" w:lineRule="exact"/>
              <w:ind w:firstLine="360"/>
              <w:rPr>
                <w:sz w:val="18"/>
                <w:szCs w:val="18"/>
              </w:rPr>
            </w:pPr>
            <w:r w:rsidRPr="001651D0">
              <w:rPr>
                <w:sz w:val="18"/>
                <w:szCs w:val="18"/>
              </w:rPr>
              <w:t>39</w:t>
            </w:r>
          </w:p>
        </w:tc>
        <w:tc>
          <w:tcPr>
            <w:tcW w:w="965"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B23596">
            <w:pPr>
              <w:adjustRightInd w:val="0"/>
              <w:snapToGrid w:val="0"/>
              <w:spacing w:line="440" w:lineRule="exact"/>
              <w:ind w:firstLine="360"/>
              <w:jc w:val="center"/>
              <w:rPr>
                <w:sz w:val="18"/>
                <w:szCs w:val="18"/>
              </w:rPr>
            </w:pPr>
            <w:r w:rsidRPr="001651D0">
              <w:rPr>
                <w:sz w:val="18"/>
                <w:szCs w:val="18"/>
              </w:rPr>
              <w:t>2480</w:t>
            </w:r>
          </w:p>
        </w:tc>
        <w:tc>
          <w:tcPr>
            <w:tcW w:w="1106"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B23596">
            <w:pPr>
              <w:adjustRightInd w:val="0"/>
              <w:snapToGrid w:val="0"/>
              <w:spacing w:line="440" w:lineRule="exact"/>
              <w:ind w:firstLine="360"/>
              <w:jc w:val="center"/>
              <w:rPr>
                <w:sz w:val="18"/>
                <w:szCs w:val="18"/>
              </w:rPr>
            </w:pPr>
            <w:r w:rsidRPr="001651D0">
              <w:rPr>
                <w:sz w:val="18"/>
                <w:szCs w:val="18"/>
              </w:rPr>
              <w:t>10</w:t>
            </w:r>
          </w:p>
        </w:tc>
        <w:tc>
          <w:tcPr>
            <w:tcW w:w="1176" w:type="dxa"/>
            <w:tcBorders>
              <w:top w:val="single" w:sz="6" w:space="0" w:color="auto"/>
              <w:left w:val="single" w:sz="6" w:space="0" w:color="auto"/>
              <w:bottom w:val="single" w:sz="6" w:space="0" w:color="auto"/>
              <w:right w:val="single" w:sz="6" w:space="0" w:color="auto"/>
            </w:tcBorders>
            <w:vAlign w:val="center"/>
            <w:hideMark/>
          </w:tcPr>
          <w:p w:rsidR="00534EFF" w:rsidRPr="001651D0" w:rsidRDefault="00534EFF" w:rsidP="00B23596">
            <w:pPr>
              <w:adjustRightInd w:val="0"/>
              <w:snapToGrid w:val="0"/>
              <w:spacing w:line="440" w:lineRule="exact"/>
              <w:ind w:firstLine="360"/>
              <w:jc w:val="center"/>
              <w:rPr>
                <w:sz w:val="18"/>
                <w:szCs w:val="18"/>
              </w:rPr>
            </w:pPr>
            <w:r w:rsidRPr="001651D0">
              <w:rPr>
                <w:sz w:val="18"/>
                <w:szCs w:val="18"/>
              </w:rPr>
              <w:t>100/17</w:t>
            </w:r>
          </w:p>
        </w:tc>
        <w:tc>
          <w:tcPr>
            <w:tcW w:w="1162" w:type="dxa"/>
            <w:tcBorders>
              <w:top w:val="single" w:sz="6" w:space="0" w:color="auto"/>
              <w:left w:val="single" w:sz="6" w:space="0" w:color="auto"/>
              <w:bottom w:val="single" w:sz="6" w:space="0" w:color="auto"/>
              <w:right w:val="single" w:sz="8"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176/</w:t>
            </w:r>
            <w:r w:rsidRPr="001651D0">
              <w:rPr>
                <w:sz w:val="18"/>
                <w:szCs w:val="18"/>
              </w:rPr>
              <w:t>方庄</w:t>
            </w:r>
            <w:r w:rsidRPr="001651D0">
              <w:rPr>
                <w:sz w:val="18"/>
                <w:szCs w:val="18"/>
              </w:rPr>
              <w:t>/A</w:t>
            </w:r>
          </w:p>
        </w:tc>
        <w:tc>
          <w:tcPr>
            <w:tcW w:w="1581" w:type="dxa"/>
            <w:tcBorders>
              <w:top w:val="single" w:sz="6" w:space="0" w:color="auto"/>
              <w:left w:val="single" w:sz="8" w:space="0" w:color="auto"/>
              <w:bottom w:val="single" w:sz="6" w:space="0" w:color="auto"/>
              <w:right w:val="single" w:sz="6" w:space="0" w:color="auto"/>
            </w:tcBorders>
            <w:vAlign w:val="center"/>
            <w:hideMark/>
          </w:tcPr>
          <w:p w:rsidR="00534EFF" w:rsidRPr="001651D0" w:rsidRDefault="00534EFF" w:rsidP="00B23596">
            <w:pPr>
              <w:snapToGrid w:val="0"/>
              <w:spacing w:line="440" w:lineRule="exact"/>
              <w:ind w:firstLine="360"/>
              <w:jc w:val="center"/>
              <w:rPr>
                <w:sz w:val="18"/>
                <w:szCs w:val="18"/>
              </w:rPr>
            </w:pPr>
            <w:r w:rsidRPr="001651D0">
              <w:rPr>
                <w:sz w:val="18"/>
                <w:szCs w:val="18"/>
              </w:rPr>
              <w:t>E86°10′66″</w:t>
            </w:r>
          </w:p>
          <w:p w:rsidR="00534EFF" w:rsidRPr="001651D0" w:rsidRDefault="00534EFF" w:rsidP="00B23596">
            <w:pPr>
              <w:snapToGrid w:val="0"/>
              <w:spacing w:line="440" w:lineRule="exact"/>
              <w:ind w:firstLine="360"/>
              <w:jc w:val="center"/>
              <w:rPr>
                <w:sz w:val="18"/>
                <w:szCs w:val="18"/>
              </w:rPr>
            </w:pPr>
            <w:r w:rsidRPr="001651D0">
              <w:rPr>
                <w:sz w:val="18"/>
                <w:szCs w:val="18"/>
              </w:rPr>
              <w:t>N36°15′06″</w:t>
            </w:r>
          </w:p>
          <w:p w:rsidR="00534EFF" w:rsidRPr="001651D0" w:rsidRDefault="00534EFF" w:rsidP="00E64A07">
            <w:pPr>
              <w:adjustRightInd w:val="0"/>
              <w:snapToGrid w:val="0"/>
              <w:spacing w:line="440" w:lineRule="exact"/>
              <w:ind w:firstLineChars="200" w:firstLine="360"/>
              <w:jc w:val="center"/>
              <w:rPr>
                <w:sz w:val="18"/>
                <w:szCs w:val="18"/>
              </w:rPr>
            </w:pPr>
            <w:r w:rsidRPr="001651D0">
              <w:rPr>
                <w:sz w:val="18"/>
                <w:szCs w:val="18"/>
              </w:rPr>
              <w:t>海淀</w:t>
            </w:r>
            <w:r w:rsidRPr="001651D0">
              <w:rPr>
                <w:sz w:val="18"/>
                <w:szCs w:val="18"/>
              </w:rPr>
              <w:t>XXX</w:t>
            </w:r>
          </w:p>
        </w:tc>
        <w:tc>
          <w:tcPr>
            <w:tcW w:w="729" w:type="dxa"/>
            <w:tcBorders>
              <w:top w:val="single" w:sz="6" w:space="0" w:color="auto"/>
              <w:left w:val="single" w:sz="6" w:space="0" w:color="auto"/>
              <w:bottom w:val="single" w:sz="6" w:space="0" w:color="auto"/>
              <w:right w:val="single" w:sz="4" w:space="0" w:color="auto"/>
            </w:tcBorders>
            <w:vAlign w:val="center"/>
            <w:hideMark/>
          </w:tcPr>
          <w:p w:rsidR="00534EFF" w:rsidRPr="001651D0" w:rsidRDefault="00534EFF" w:rsidP="001E6B2C">
            <w:pPr>
              <w:adjustRightInd w:val="0"/>
              <w:snapToGrid w:val="0"/>
              <w:spacing w:line="440" w:lineRule="exact"/>
              <w:rPr>
                <w:sz w:val="18"/>
                <w:szCs w:val="18"/>
              </w:rPr>
            </w:pPr>
            <w:r w:rsidRPr="001651D0">
              <w:rPr>
                <w:sz w:val="18"/>
                <w:szCs w:val="18"/>
              </w:rPr>
              <w:t>原有</w:t>
            </w:r>
          </w:p>
        </w:tc>
        <w:tc>
          <w:tcPr>
            <w:tcW w:w="1135" w:type="dxa"/>
            <w:tcBorders>
              <w:top w:val="single" w:sz="6" w:space="0" w:color="auto"/>
              <w:left w:val="single" w:sz="4" w:space="0" w:color="auto"/>
              <w:bottom w:val="single" w:sz="6" w:space="0" w:color="auto"/>
              <w:right w:val="single" w:sz="6" w:space="0" w:color="auto"/>
            </w:tcBorders>
            <w:vAlign w:val="center"/>
            <w:hideMark/>
          </w:tcPr>
          <w:p w:rsidR="00534EFF" w:rsidRPr="001651D0" w:rsidRDefault="00534EFF" w:rsidP="00E64A07">
            <w:pPr>
              <w:snapToGrid w:val="0"/>
              <w:spacing w:line="440" w:lineRule="exact"/>
              <w:ind w:leftChars="-10" w:left="2" w:hangingChars="13" w:hanging="23"/>
              <w:jc w:val="center"/>
              <w:rPr>
                <w:sz w:val="18"/>
                <w:szCs w:val="18"/>
              </w:rPr>
            </w:pPr>
            <w:r w:rsidRPr="001651D0">
              <w:rPr>
                <w:sz w:val="18"/>
                <w:szCs w:val="18"/>
              </w:rPr>
              <w:t>20130127-</w:t>
            </w:r>
          </w:p>
          <w:p w:rsidR="00534EFF" w:rsidRPr="001651D0" w:rsidRDefault="00534EFF" w:rsidP="00E64A07">
            <w:pPr>
              <w:adjustRightInd w:val="0"/>
              <w:snapToGrid w:val="0"/>
              <w:spacing w:line="440" w:lineRule="exact"/>
              <w:ind w:firstLineChars="200" w:firstLine="360"/>
              <w:jc w:val="center"/>
              <w:rPr>
                <w:sz w:val="18"/>
                <w:szCs w:val="18"/>
              </w:rPr>
            </w:pPr>
            <w:r w:rsidRPr="001651D0">
              <w:rPr>
                <w:sz w:val="18"/>
                <w:szCs w:val="18"/>
              </w:rPr>
              <w:t>10:12~10:25</w:t>
            </w:r>
          </w:p>
        </w:tc>
        <w:tc>
          <w:tcPr>
            <w:tcW w:w="572" w:type="dxa"/>
            <w:tcBorders>
              <w:top w:val="single" w:sz="6" w:space="0" w:color="auto"/>
              <w:left w:val="single" w:sz="4" w:space="0" w:color="auto"/>
              <w:bottom w:val="single" w:sz="6" w:space="0" w:color="auto"/>
              <w:right w:val="single" w:sz="4" w:space="0" w:color="auto"/>
            </w:tcBorders>
            <w:vAlign w:val="center"/>
          </w:tcPr>
          <w:p w:rsidR="00534EFF" w:rsidRPr="001651D0" w:rsidRDefault="00534EFF" w:rsidP="00B23596">
            <w:pPr>
              <w:widowControl/>
              <w:adjustRightInd w:val="0"/>
              <w:snapToGrid w:val="0"/>
              <w:spacing w:line="440" w:lineRule="exact"/>
              <w:ind w:firstLine="360"/>
              <w:jc w:val="left"/>
              <w:rPr>
                <w:sz w:val="18"/>
                <w:szCs w:val="18"/>
              </w:rPr>
            </w:pPr>
          </w:p>
        </w:tc>
      </w:tr>
      <w:tr w:rsidR="00534EFF" w:rsidRPr="001651D0" w:rsidTr="001E6B2C">
        <w:trPr>
          <w:trHeight w:hRule="exact" w:val="571"/>
          <w:jc w:val="center"/>
        </w:trPr>
        <w:tc>
          <w:tcPr>
            <w:tcW w:w="594" w:type="dxa"/>
            <w:tcBorders>
              <w:top w:val="single" w:sz="6" w:space="0" w:color="auto"/>
              <w:left w:val="single" w:sz="8" w:space="0" w:color="auto"/>
              <w:bottom w:val="single" w:sz="6" w:space="0" w:color="auto"/>
              <w:right w:val="single" w:sz="6" w:space="0" w:color="auto"/>
            </w:tcBorders>
            <w:vAlign w:val="center"/>
          </w:tcPr>
          <w:p w:rsidR="00534EFF" w:rsidRPr="001651D0" w:rsidRDefault="00534EFF" w:rsidP="00B23596">
            <w:pPr>
              <w:widowControl/>
              <w:adjustRightInd w:val="0"/>
              <w:snapToGrid w:val="0"/>
              <w:spacing w:line="440" w:lineRule="exact"/>
              <w:ind w:firstLine="360"/>
              <w:jc w:val="left"/>
              <w:rPr>
                <w:sz w:val="18"/>
                <w:szCs w:val="18"/>
              </w:rPr>
            </w:pPr>
          </w:p>
        </w:tc>
        <w:tc>
          <w:tcPr>
            <w:tcW w:w="770"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28" w:type="dxa"/>
            <w:tcBorders>
              <w:top w:val="single" w:sz="6" w:space="0" w:color="auto"/>
              <w:left w:val="single" w:sz="6" w:space="0" w:color="auto"/>
              <w:bottom w:val="single" w:sz="6"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00" w:type="dxa"/>
            <w:tcBorders>
              <w:top w:val="single" w:sz="4" w:space="0" w:color="auto"/>
              <w:left w:val="single" w:sz="8" w:space="0" w:color="auto"/>
              <w:bottom w:val="single" w:sz="4"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70" w:type="dxa"/>
            <w:tcBorders>
              <w:top w:val="single" w:sz="4" w:space="0" w:color="auto"/>
              <w:left w:val="single" w:sz="8" w:space="0" w:color="auto"/>
              <w:bottom w:val="single" w:sz="4"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54"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354"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965"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106"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176" w:type="dxa"/>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162" w:type="dxa"/>
            <w:tcBorders>
              <w:top w:val="single" w:sz="6" w:space="0" w:color="auto"/>
              <w:left w:val="single" w:sz="6" w:space="0" w:color="auto"/>
              <w:bottom w:val="single" w:sz="6"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581" w:type="dxa"/>
            <w:tcBorders>
              <w:top w:val="single" w:sz="6" w:space="0" w:color="auto"/>
              <w:left w:val="single" w:sz="8"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29" w:type="dxa"/>
            <w:tcBorders>
              <w:top w:val="single" w:sz="6" w:space="0" w:color="auto"/>
              <w:left w:val="single" w:sz="6" w:space="0" w:color="auto"/>
              <w:bottom w:val="single" w:sz="6" w:space="0" w:color="auto"/>
              <w:right w:val="single" w:sz="4"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135" w:type="dxa"/>
            <w:tcBorders>
              <w:top w:val="single" w:sz="6" w:space="0" w:color="auto"/>
              <w:left w:val="single" w:sz="4"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572" w:type="dxa"/>
            <w:tcBorders>
              <w:top w:val="single" w:sz="6" w:space="0" w:color="auto"/>
              <w:left w:val="single" w:sz="4" w:space="0" w:color="auto"/>
              <w:bottom w:val="single" w:sz="6" w:space="0" w:color="auto"/>
              <w:right w:val="single" w:sz="4" w:space="0" w:color="auto"/>
            </w:tcBorders>
            <w:vAlign w:val="center"/>
          </w:tcPr>
          <w:p w:rsidR="00534EFF" w:rsidRPr="001651D0" w:rsidRDefault="00534EFF" w:rsidP="00B23596">
            <w:pPr>
              <w:widowControl/>
              <w:adjustRightInd w:val="0"/>
              <w:snapToGrid w:val="0"/>
              <w:spacing w:line="440" w:lineRule="exact"/>
              <w:ind w:firstLine="360"/>
              <w:jc w:val="left"/>
              <w:rPr>
                <w:sz w:val="18"/>
                <w:szCs w:val="18"/>
              </w:rPr>
            </w:pPr>
          </w:p>
        </w:tc>
      </w:tr>
      <w:tr w:rsidR="00534EFF" w:rsidRPr="001651D0" w:rsidTr="001E6B2C">
        <w:trPr>
          <w:trHeight w:val="1668"/>
          <w:jc w:val="center"/>
        </w:trPr>
        <w:tc>
          <w:tcPr>
            <w:tcW w:w="594" w:type="dxa"/>
            <w:tcBorders>
              <w:top w:val="single" w:sz="6" w:space="0" w:color="auto"/>
              <w:left w:val="single" w:sz="8" w:space="0" w:color="auto"/>
              <w:bottom w:val="single" w:sz="8" w:space="0" w:color="auto"/>
              <w:right w:val="single" w:sz="6" w:space="0" w:color="auto"/>
            </w:tcBorders>
            <w:vAlign w:val="center"/>
            <w:hideMark/>
          </w:tcPr>
          <w:p w:rsidR="00534EFF" w:rsidRPr="001651D0" w:rsidRDefault="00534EFF" w:rsidP="00B23596">
            <w:pPr>
              <w:snapToGrid w:val="0"/>
              <w:spacing w:line="440" w:lineRule="exact"/>
              <w:ind w:firstLine="360"/>
              <w:jc w:val="center"/>
              <w:rPr>
                <w:sz w:val="18"/>
                <w:szCs w:val="18"/>
              </w:rPr>
            </w:pPr>
            <w:r w:rsidRPr="001651D0">
              <w:rPr>
                <w:sz w:val="18"/>
                <w:szCs w:val="18"/>
              </w:rPr>
              <w:t>填写</w:t>
            </w:r>
          </w:p>
          <w:p w:rsidR="00534EFF" w:rsidRPr="001651D0" w:rsidRDefault="00534EFF" w:rsidP="00B23596">
            <w:pPr>
              <w:adjustRightInd w:val="0"/>
              <w:snapToGrid w:val="0"/>
              <w:spacing w:line="440" w:lineRule="exact"/>
              <w:ind w:firstLine="360"/>
              <w:jc w:val="center"/>
              <w:rPr>
                <w:sz w:val="18"/>
                <w:szCs w:val="18"/>
              </w:rPr>
            </w:pPr>
            <w:r w:rsidRPr="001651D0">
              <w:rPr>
                <w:sz w:val="18"/>
                <w:szCs w:val="18"/>
              </w:rPr>
              <w:t>说明</w:t>
            </w:r>
          </w:p>
        </w:tc>
        <w:tc>
          <w:tcPr>
            <w:tcW w:w="13802" w:type="dxa"/>
            <w:gridSpan w:val="14"/>
            <w:tcBorders>
              <w:top w:val="single" w:sz="6" w:space="0" w:color="auto"/>
              <w:left w:val="single" w:sz="6" w:space="0" w:color="auto"/>
              <w:bottom w:val="single" w:sz="8" w:space="0" w:color="auto"/>
              <w:right w:val="single" w:sz="4" w:space="0" w:color="auto"/>
            </w:tcBorders>
            <w:vAlign w:val="center"/>
            <w:hideMark/>
          </w:tcPr>
          <w:p w:rsidR="00534EFF" w:rsidRPr="001651D0" w:rsidRDefault="00534EFF" w:rsidP="00B23596">
            <w:pPr>
              <w:snapToGrid w:val="0"/>
              <w:spacing w:line="440" w:lineRule="exact"/>
              <w:ind w:firstLine="360"/>
              <w:jc w:val="left"/>
              <w:rPr>
                <w:sz w:val="18"/>
                <w:szCs w:val="18"/>
              </w:rPr>
            </w:pPr>
            <w:r w:rsidRPr="001651D0">
              <w:rPr>
                <w:sz w:val="18"/>
                <w:szCs w:val="18"/>
              </w:rPr>
              <w:t>a)</w:t>
            </w:r>
            <w:r w:rsidRPr="001651D0">
              <w:rPr>
                <w:sz w:val="18"/>
                <w:szCs w:val="18"/>
              </w:rPr>
              <w:t xml:space="preserve">　频率和带宽精确到小数点后三位；</w:t>
            </w:r>
          </w:p>
          <w:p w:rsidR="00534EFF" w:rsidRPr="001651D0" w:rsidRDefault="00534EFF" w:rsidP="00B23596">
            <w:pPr>
              <w:snapToGrid w:val="0"/>
              <w:spacing w:line="440" w:lineRule="exact"/>
              <w:ind w:firstLine="360"/>
              <w:jc w:val="left"/>
              <w:rPr>
                <w:sz w:val="18"/>
                <w:szCs w:val="18"/>
              </w:rPr>
            </w:pPr>
            <w:r w:rsidRPr="001651D0">
              <w:rPr>
                <w:sz w:val="18"/>
                <w:szCs w:val="18"/>
              </w:rPr>
              <w:t>b)</w:t>
            </w:r>
            <w:r w:rsidRPr="001651D0">
              <w:rPr>
                <w:sz w:val="18"/>
                <w:szCs w:val="18"/>
              </w:rPr>
              <w:t xml:space="preserve">　发射时段可能有多个时段，请分别列出；</w:t>
            </w:r>
          </w:p>
          <w:p w:rsidR="00534EFF" w:rsidRPr="001651D0" w:rsidRDefault="00534EFF" w:rsidP="00B23596">
            <w:pPr>
              <w:snapToGrid w:val="0"/>
              <w:spacing w:line="440" w:lineRule="exact"/>
              <w:ind w:firstLine="360"/>
              <w:jc w:val="left"/>
              <w:rPr>
                <w:sz w:val="18"/>
                <w:szCs w:val="18"/>
              </w:rPr>
            </w:pPr>
            <w:r w:rsidRPr="001651D0">
              <w:rPr>
                <w:sz w:val="18"/>
                <w:szCs w:val="18"/>
              </w:rPr>
              <w:t>c)</w:t>
            </w:r>
            <w:r w:rsidRPr="001651D0">
              <w:rPr>
                <w:sz w:val="18"/>
                <w:szCs w:val="18"/>
              </w:rPr>
              <w:t xml:space="preserve">　测向等级的定义请参看《频谱监测手册》；</w:t>
            </w:r>
          </w:p>
          <w:p w:rsidR="00534EFF" w:rsidRPr="001651D0" w:rsidRDefault="00534EFF" w:rsidP="00B23596">
            <w:pPr>
              <w:snapToGrid w:val="0"/>
              <w:spacing w:line="440" w:lineRule="exact"/>
              <w:ind w:firstLine="360"/>
              <w:jc w:val="left"/>
              <w:rPr>
                <w:sz w:val="18"/>
                <w:szCs w:val="18"/>
              </w:rPr>
            </w:pPr>
            <w:r w:rsidRPr="001651D0">
              <w:rPr>
                <w:sz w:val="18"/>
                <w:szCs w:val="18"/>
              </w:rPr>
              <w:t>d)</w:t>
            </w:r>
            <w:r w:rsidRPr="001651D0">
              <w:rPr>
                <w:sz w:val="18"/>
                <w:szCs w:val="18"/>
              </w:rPr>
              <w:t xml:space="preserve">　监测时间精确到秒；</w:t>
            </w:r>
          </w:p>
          <w:p w:rsidR="00534EFF" w:rsidRPr="001651D0" w:rsidRDefault="00534EFF" w:rsidP="00B23596">
            <w:pPr>
              <w:snapToGrid w:val="0"/>
              <w:spacing w:line="440" w:lineRule="exact"/>
              <w:ind w:firstLine="360"/>
              <w:jc w:val="left"/>
              <w:rPr>
                <w:sz w:val="18"/>
                <w:szCs w:val="18"/>
              </w:rPr>
            </w:pPr>
            <w:r w:rsidRPr="001651D0">
              <w:rPr>
                <w:sz w:val="18"/>
                <w:szCs w:val="18"/>
              </w:rPr>
              <w:t>e)</w:t>
            </w:r>
            <w:r w:rsidRPr="001651D0">
              <w:rPr>
                <w:sz w:val="18"/>
                <w:szCs w:val="18"/>
              </w:rPr>
              <w:t xml:space="preserve">　以往对比填写新增或原有，主要与历史监测数据相比；</w:t>
            </w:r>
          </w:p>
          <w:p w:rsidR="00534EFF" w:rsidRPr="001651D0" w:rsidRDefault="00534EFF" w:rsidP="00E64A07">
            <w:pPr>
              <w:adjustRightInd w:val="0"/>
              <w:snapToGrid w:val="0"/>
              <w:spacing w:line="440" w:lineRule="exact"/>
              <w:ind w:firstLineChars="200" w:firstLine="360"/>
              <w:jc w:val="left"/>
              <w:rPr>
                <w:sz w:val="18"/>
                <w:szCs w:val="18"/>
              </w:rPr>
            </w:pPr>
            <w:r w:rsidRPr="001651D0">
              <w:rPr>
                <w:sz w:val="18"/>
                <w:szCs w:val="18"/>
              </w:rPr>
              <w:t>f)</w:t>
            </w:r>
            <w:r w:rsidRPr="001651D0">
              <w:rPr>
                <w:sz w:val="18"/>
                <w:szCs w:val="18"/>
              </w:rPr>
              <w:t xml:space="preserve">　若有其他需要说明的，请在备注中填写。</w:t>
            </w:r>
          </w:p>
        </w:tc>
      </w:tr>
    </w:tbl>
    <w:p w:rsidR="00534EFF" w:rsidRDefault="00534EFF" w:rsidP="007D6A36">
      <w:pPr>
        <w:pStyle w:val="5"/>
      </w:pPr>
      <w:r>
        <w:rPr>
          <w:rFonts w:hint="eastAsia"/>
        </w:rPr>
        <w:lastRenderedPageBreak/>
        <w:t>短波监测图形数据格式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4039"/>
        <w:gridCol w:w="1482"/>
        <w:gridCol w:w="1400"/>
        <w:gridCol w:w="1347"/>
        <w:gridCol w:w="1483"/>
        <w:gridCol w:w="2237"/>
        <w:gridCol w:w="2186"/>
      </w:tblGrid>
      <w:tr w:rsidR="00534EFF" w:rsidRPr="001651D0" w:rsidTr="00E64A07">
        <w:trPr>
          <w:trHeight w:hRule="exact" w:val="793"/>
          <w:tblHeader/>
          <w:jc w:val="center"/>
        </w:trPr>
        <w:tc>
          <w:tcPr>
            <w:tcW w:w="1425" w:type="pct"/>
            <w:tcBorders>
              <w:top w:val="single" w:sz="8" w:space="0" w:color="auto"/>
              <w:left w:val="single" w:sz="6" w:space="0" w:color="auto"/>
              <w:bottom w:val="single" w:sz="6" w:space="0" w:color="auto"/>
              <w:right w:val="single" w:sz="6" w:space="0" w:color="auto"/>
            </w:tcBorders>
            <w:vAlign w:val="center"/>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图形类型</w:t>
            </w:r>
          </w:p>
        </w:tc>
        <w:tc>
          <w:tcPr>
            <w:tcW w:w="523"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494"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475"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523"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789"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771" w:type="pct"/>
            <w:tcBorders>
              <w:top w:val="single" w:sz="8" w:space="0" w:color="auto"/>
              <w:left w:val="single" w:sz="4" w:space="0" w:color="auto"/>
              <w:bottom w:val="single" w:sz="6" w:space="0" w:color="auto"/>
              <w:right w:val="single" w:sz="6" w:space="0" w:color="auto"/>
            </w:tcBorders>
            <w:vAlign w:val="center"/>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1408"/>
          <w:jc w:val="center"/>
        </w:trPr>
        <w:tc>
          <w:tcPr>
            <w:tcW w:w="1425" w:type="pct"/>
            <w:tcBorders>
              <w:top w:val="single" w:sz="6" w:space="0" w:color="auto"/>
              <w:left w:val="single" w:sz="6" w:space="0" w:color="auto"/>
              <w:bottom w:val="single" w:sz="6" w:space="0" w:color="auto"/>
              <w:right w:val="single" w:sz="6" w:space="0" w:color="auto"/>
            </w:tcBorders>
          </w:tcPr>
          <w:p w:rsidR="00534EFF" w:rsidRPr="001651D0" w:rsidRDefault="00534EFF" w:rsidP="00B23596">
            <w:pPr>
              <w:adjustRightInd w:val="0"/>
              <w:snapToGrid w:val="0"/>
              <w:spacing w:line="440" w:lineRule="exact"/>
              <w:ind w:firstLine="360"/>
              <w:jc w:val="center"/>
              <w:rPr>
                <w:sz w:val="18"/>
                <w:szCs w:val="18"/>
              </w:rPr>
            </w:pPr>
            <w:r w:rsidRPr="00043F0E">
              <w:rPr>
                <w:rFonts w:hint="eastAsia"/>
                <w:sz w:val="18"/>
                <w:szCs w:val="18"/>
              </w:rPr>
              <w:t>信号中频图、三维图、瀑布图</w:t>
            </w:r>
            <w:r>
              <w:rPr>
                <w:rFonts w:hint="eastAsia"/>
                <w:sz w:val="18"/>
                <w:szCs w:val="18"/>
              </w:rPr>
              <w:t>、</w:t>
            </w:r>
            <w:r w:rsidRPr="00043F0E">
              <w:rPr>
                <w:rFonts w:hint="eastAsia"/>
                <w:sz w:val="18"/>
                <w:szCs w:val="18"/>
              </w:rPr>
              <w:t>频率占用度图</w:t>
            </w:r>
            <w:r>
              <w:rPr>
                <w:rFonts w:hint="eastAsia"/>
                <w:sz w:val="18"/>
                <w:szCs w:val="18"/>
              </w:rPr>
              <w:t>、</w:t>
            </w:r>
            <w:r w:rsidRPr="00043F0E">
              <w:rPr>
                <w:rFonts w:hint="eastAsia"/>
                <w:sz w:val="18"/>
                <w:szCs w:val="18"/>
              </w:rPr>
              <w:t>时间占用度图</w:t>
            </w:r>
          </w:p>
        </w:tc>
        <w:tc>
          <w:tcPr>
            <w:tcW w:w="523"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94" w:type="pct"/>
            <w:tcBorders>
              <w:top w:val="single" w:sz="4" w:space="0" w:color="auto"/>
              <w:left w:val="single" w:sz="6"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75"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523"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89"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71" w:type="pct"/>
            <w:tcBorders>
              <w:top w:val="single" w:sz="6" w:space="0" w:color="auto"/>
              <w:left w:val="single" w:sz="4" w:space="0" w:color="auto"/>
              <w:bottom w:val="single" w:sz="6" w:space="0" w:color="auto"/>
              <w:right w:val="single" w:sz="6" w:space="0" w:color="auto"/>
            </w:tcBorders>
            <w:vAlign w:val="center"/>
          </w:tcPr>
          <w:p w:rsidR="00534EFF" w:rsidRPr="001651D0" w:rsidRDefault="00534EFF" w:rsidP="00E64A07">
            <w:pPr>
              <w:adjustRightInd w:val="0"/>
              <w:snapToGrid w:val="0"/>
              <w:spacing w:line="440" w:lineRule="exact"/>
              <w:ind w:firstLineChars="200" w:firstLine="360"/>
              <w:jc w:val="center"/>
              <w:rPr>
                <w:sz w:val="18"/>
                <w:szCs w:val="18"/>
              </w:rPr>
            </w:pPr>
          </w:p>
        </w:tc>
      </w:tr>
    </w:tbl>
    <w:p w:rsidR="00534EFF" w:rsidRDefault="00534EFF" w:rsidP="007D6A36">
      <w:pPr>
        <w:pStyle w:val="5"/>
      </w:pPr>
      <w:r>
        <w:rPr>
          <w:rFonts w:hint="eastAsia"/>
        </w:rPr>
        <w:t>短波监测音频数据格式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534EFF">
        <w:trPr>
          <w:trHeight w:hRule="exact" w:val="928"/>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534EFF">
        <w:trPr>
          <w:trHeight w:hRule="exact" w:val="571"/>
          <w:jc w:val="center"/>
        </w:trPr>
        <w:tc>
          <w:tcPr>
            <w:tcW w:w="727"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88" w:type="pct"/>
            <w:tcBorders>
              <w:top w:val="single" w:sz="6" w:space="0" w:color="auto"/>
              <w:left w:val="single" w:sz="6" w:space="0" w:color="auto"/>
              <w:bottom w:val="single" w:sz="6"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534EFF" w:rsidRPr="001651D0" w:rsidRDefault="00534EFF" w:rsidP="00E64A07">
            <w:pPr>
              <w:widowControl/>
              <w:adjustRightInd w:val="0"/>
              <w:snapToGrid w:val="0"/>
              <w:spacing w:line="440" w:lineRule="exact"/>
              <w:ind w:firstLineChars="200" w:firstLine="360"/>
              <w:jc w:val="left"/>
              <w:rPr>
                <w:sz w:val="18"/>
                <w:szCs w:val="18"/>
              </w:rPr>
            </w:pPr>
          </w:p>
        </w:tc>
      </w:tr>
    </w:tbl>
    <w:p w:rsidR="003F1C75" w:rsidRDefault="00534EFF" w:rsidP="007D6A36">
      <w:pPr>
        <w:pStyle w:val="5"/>
      </w:pPr>
      <w:r>
        <w:rPr>
          <w:rFonts w:hint="eastAsia"/>
        </w:rPr>
        <w:t>短波监测视频数据格式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534EFF">
        <w:trPr>
          <w:trHeight w:hRule="exact" w:val="1100"/>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中心频率、起止频率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534EFF">
        <w:trPr>
          <w:trHeight w:hRule="exact" w:val="995"/>
          <w:jc w:val="center"/>
        </w:trPr>
        <w:tc>
          <w:tcPr>
            <w:tcW w:w="727"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688" w:type="pct"/>
            <w:tcBorders>
              <w:top w:val="single" w:sz="4" w:space="0" w:color="auto"/>
              <w:left w:val="single" w:sz="6"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534EFF" w:rsidRPr="001651D0" w:rsidRDefault="00534EFF" w:rsidP="00B23596">
            <w:pPr>
              <w:adjustRightInd w:val="0"/>
              <w:snapToGrid w:val="0"/>
              <w:spacing w:line="440" w:lineRule="exact"/>
              <w:ind w:firstLine="360"/>
              <w:jc w:val="center"/>
              <w:rPr>
                <w:sz w:val="18"/>
                <w:szCs w:val="18"/>
              </w:rPr>
            </w:pPr>
          </w:p>
        </w:tc>
      </w:tr>
    </w:tbl>
    <w:p w:rsidR="00534EFF" w:rsidRPr="007D6A36" w:rsidRDefault="00534EFF" w:rsidP="007D6A36">
      <w:pPr>
        <w:pStyle w:val="4"/>
      </w:pPr>
      <w:r w:rsidRPr="007D6A36">
        <w:rPr>
          <w:rFonts w:hint="eastAsia"/>
        </w:rPr>
        <w:t>频段扫描</w:t>
      </w:r>
    </w:p>
    <w:p w:rsidR="00D349E7" w:rsidRDefault="00D349E7" w:rsidP="007D6A36">
      <w:pPr>
        <w:pStyle w:val="5"/>
      </w:pPr>
      <w:r>
        <w:rPr>
          <w:rFonts w:hint="eastAsia"/>
        </w:rPr>
        <w:t>频段扫描</w:t>
      </w:r>
      <w:r w:rsidR="003F1C75">
        <w:rPr>
          <w:rFonts w:hint="eastAsia"/>
        </w:rPr>
        <w:t>原始监测</w:t>
      </w:r>
      <w:r>
        <w:rPr>
          <w:rFonts w:hint="eastAsia"/>
        </w:rPr>
        <w:t>数据格式</w:t>
      </w:r>
    </w:p>
    <w:p w:rsidR="00D349E7" w:rsidRDefault="00D349E7" w:rsidP="00EE3A7E">
      <w:pPr>
        <w:ind w:firstLineChars="200" w:firstLine="420"/>
      </w:pPr>
      <w:r>
        <w:rPr>
          <w:rFonts w:hint="eastAsia"/>
        </w:rPr>
        <w:t>频段扫描数据的格式为文件信息及监测数据。</w:t>
      </w:r>
    </w:p>
    <w:p w:rsidR="00D349E7" w:rsidRPr="00D349E7" w:rsidRDefault="00D349E7" w:rsidP="00EE3A7E">
      <w:pPr>
        <w:ind w:firstLineChars="200" w:firstLine="420"/>
      </w:pPr>
      <w:r w:rsidRPr="00D349E7">
        <w:rPr>
          <w:rFonts w:hint="eastAsia"/>
        </w:rPr>
        <w:t>其中文件信息包括：监测单元，经度，纬度，</w:t>
      </w:r>
      <w:r>
        <w:rPr>
          <w:rFonts w:hint="eastAsia"/>
        </w:rPr>
        <w:t>起始日期</w:t>
      </w:r>
      <w:r>
        <w:rPr>
          <w:rFonts w:hint="eastAsia"/>
        </w:rPr>
        <w:t>/</w:t>
      </w:r>
      <w:r>
        <w:rPr>
          <w:rFonts w:hint="eastAsia"/>
        </w:rPr>
        <w:t>时间，结束日期</w:t>
      </w:r>
      <w:r>
        <w:rPr>
          <w:rFonts w:hint="eastAsia"/>
        </w:rPr>
        <w:t>/</w:t>
      </w:r>
      <w:r>
        <w:rPr>
          <w:rFonts w:hint="eastAsia"/>
        </w:rPr>
        <w:t>时间，监测类</w:t>
      </w:r>
      <w:r w:rsidR="00EE3A7E">
        <w:rPr>
          <w:rFonts w:hint="eastAsia"/>
        </w:rPr>
        <w:t>型，</w:t>
      </w:r>
      <w:r>
        <w:rPr>
          <w:rFonts w:hint="eastAsia"/>
        </w:rPr>
        <w:t>最低频率，最高频率，步长，</w:t>
      </w:r>
      <w:r w:rsidR="00327C5E">
        <w:rPr>
          <w:rFonts w:hint="eastAsia"/>
        </w:rPr>
        <w:t>监测单元</w:t>
      </w:r>
      <w:r w:rsidRPr="00D349E7">
        <w:rPr>
          <w:rFonts w:hint="eastAsia"/>
        </w:rPr>
        <w:t>，解调，以及其他不关注的信息</w:t>
      </w:r>
      <w:r w:rsidR="00EE3A7E">
        <w:rPr>
          <w:rFonts w:hint="eastAsia"/>
        </w:rPr>
        <w:t>。</w:t>
      </w:r>
    </w:p>
    <w:p w:rsidR="00D349E7" w:rsidRPr="00D349E7" w:rsidRDefault="00D349E7" w:rsidP="00EE3A7E">
      <w:pPr>
        <w:ind w:firstLineChars="200" w:firstLine="420"/>
      </w:pPr>
      <w:r w:rsidRPr="00D349E7">
        <w:rPr>
          <w:rFonts w:hint="eastAsia"/>
        </w:rPr>
        <w:t>监测数据包括：时间，频率</w:t>
      </w:r>
      <w:r w:rsidR="00614519">
        <w:rPr>
          <w:rFonts w:hint="eastAsia"/>
        </w:rPr>
        <w:t>，</w:t>
      </w:r>
      <w:r w:rsidRPr="00D349E7">
        <w:rPr>
          <w:rFonts w:hint="eastAsia"/>
        </w:rPr>
        <w:t>level</w:t>
      </w:r>
    </w:p>
    <w:tbl>
      <w:tblPr>
        <w:tblW w:w="8780" w:type="dxa"/>
        <w:tblInd w:w="93" w:type="dxa"/>
        <w:tblLook w:val="04A0" w:firstRow="1" w:lastRow="0" w:firstColumn="1" w:lastColumn="0" w:noHBand="0" w:noVBand="1"/>
      </w:tblPr>
      <w:tblGrid>
        <w:gridCol w:w="1760"/>
        <w:gridCol w:w="1600"/>
        <w:gridCol w:w="2080"/>
        <w:gridCol w:w="3340"/>
      </w:tblGrid>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时间</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频率 (Hz)</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Level (dBμV/m)</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文件信息</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监测单元: MST-HF-BJ</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2801000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经度: 114°37'26.4"E</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2802000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5</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纬度: 23°33'33.4"N</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2803000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1.9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测量结果类型: 测量结果</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2804000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测试结果属性: </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2805000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 起始日期: 2016-7-5</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2806000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 起始时间: 18:00:02</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lastRenderedPageBreak/>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2807000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5.1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 结束日期: 2016-7-6</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2808000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 结束时间: 6:59:58</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2809000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2.5</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 xml:space="preserve"> 监测数目: 535</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时间设定:</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2811000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名称: timing_003</w:t>
            </w:r>
            <w:r w:rsidR="00A326B7">
              <w:rPr>
                <w:rFonts w:ascii="宋体" w:eastAsia="宋体" w:hAnsi="宋体" w:cs="宋体" w:hint="eastAsia"/>
                <w:color w:val="000000"/>
                <w:kern w:val="0"/>
                <w:sz w:val="22"/>
              </w:rPr>
              <w:t>96</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2812000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日期: 2016-7-5</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2813000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时间: 15:55:07</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2814000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监测设定:</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2815000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4.5</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名称: meas_003</w:t>
            </w:r>
            <w:r w:rsidR="00A326B7">
              <w:rPr>
                <w:rFonts w:ascii="宋体" w:eastAsia="宋体" w:hAnsi="宋体" w:cs="宋体" w:hint="eastAsia"/>
                <w:color w:val="000000"/>
                <w:kern w:val="0"/>
                <w:sz w:val="22"/>
              </w:rPr>
              <w:t>96</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2816000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日期: 2016-7-5</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2817000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时间: 15:55:07</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2818000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监测类型: 扫描</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2819000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最低频率: 2.800000 MHz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最高频率: 4.000000 MHz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2821000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步长: 1.000 kHz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2822000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4.5</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静噪: Off</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2823000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监测参数: Level</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2824000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范围设置:</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2825000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名称: range_003</w:t>
            </w:r>
            <w:r w:rsidR="00A326B7">
              <w:rPr>
                <w:rFonts w:ascii="宋体" w:eastAsia="宋体" w:hAnsi="宋体" w:cs="宋体" w:hint="eastAsia"/>
                <w:color w:val="000000"/>
                <w:kern w:val="0"/>
                <w:sz w:val="22"/>
              </w:rPr>
              <w:t>96</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2826000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日期: 2016-7-5</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2827000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时间: 15:55:07</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2828000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roofErr w:type="gramStart"/>
            <w:r w:rsidRPr="00327C5E">
              <w:rPr>
                <w:rFonts w:ascii="宋体" w:eastAsia="宋体" w:hAnsi="宋体" w:cs="宋体" w:hint="eastAsia"/>
                <w:color w:val="000000"/>
                <w:kern w:val="0"/>
                <w:sz w:val="22"/>
              </w:rPr>
              <w:t>子范围</w:t>
            </w:r>
            <w:proofErr w:type="gramEnd"/>
            <w:r w:rsidRPr="00327C5E">
              <w:rPr>
                <w:rFonts w:ascii="宋体" w:eastAsia="宋体" w:hAnsi="宋体" w:cs="宋体" w:hint="eastAsia"/>
                <w:color w:val="000000"/>
                <w:kern w:val="0"/>
                <w:sz w:val="22"/>
              </w:rPr>
              <w:t>编号: 1</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2829000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roofErr w:type="gramStart"/>
            <w:r w:rsidRPr="00327C5E">
              <w:rPr>
                <w:rFonts w:ascii="宋体" w:eastAsia="宋体" w:hAnsi="宋体" w:cs="宋体" w:hint="eastAsia"/>
                <w:color w:val="000000"/>
                <w:kern w:val="0"/>
                <w:sz w:val="22"/>
              </w:rPr>
              <w:t>子范围</w:t>
            </w:r>
            <w:proofErr w:type="gramEnd"/>
            <w:r w:rsidRPr="00327C5E">
              <w:rPr>
                <w:rFonts w:ascii="宋体" w:eastAsia="宋体" w:hAnsi="宋体" w:cs="宋体" w:hint="eastAsia"/>
                <w:color w:val="000000"/>
                <w:kern w:val="0"/>
                <w:sz w:val="22"/>
              </w:rPr>
              <w:t xml:space="preserve"> 1:</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1.7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起始频率: 9.000 kHz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2831000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终止频率: 3.000000000 GHz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2832000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设备 1:</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lastRenderedPageBreak/>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2833000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名称: HA230-HEW</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2834000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6.7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方位角: 0.000 度</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2835000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极化方式: Horizontal</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2836000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3.6</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仰角: 0.000 度</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2837000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高度: 0.00 m</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2838000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设备 2:</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2839000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1.2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名称: ESMB</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2.3</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中频带宽: 1 kHz</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2841000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3.5</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射频衰减: Auto</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2842000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中频衰减: Normal</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2843000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解调: CW</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2844000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测试时间: Default</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2845000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4.4</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r w:rsidRPr="00327C5E">
              <w:rPr>
                <w:rFonts w:ascii="宋体" w:eastAsia="宋体" w:hAnsi="宋体" w:cs="宋体" w:hint="eastAsia"/>
                <w:color w:val="000000"/>
                <w:kern w:val="0"/>
                <w:sz w:val="22"/>
              </w:rPr>
              <w:t>检波器: Average</w:t>
            </w: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2846000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3.8</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2847000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6.1</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2848000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1.7</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2849000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9</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
        </w:tc>
      </w:tr>
      <w:tr w:rsidR="00327C5E" w:rsidRPr="00327C5E" w:rsidTr="00327C5E">
        <w:trPr>
          <w:trHeight w:val="270"/>
        </w:trPr>
        <w:tc>
          <w:tcPr>
            <w:tcW w:w="176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00:02.6</w:t>
            </w:r>
          </w:p>
        </w:tc>
        <w:tc>
          <w:tcPr>
            <w:tcW w:w="160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2850000</w:t>
            </w:r>
          </w:p>
        </w:tc>
        <w:tc>
          <w:tcPr>
            <w:tcW w:w="208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right"/>
              <w:rPr>
                <w:rFonts w:ascii="宋体" w:eastAsia="宋体" w:hAnsi="宋体" w:cs="宋体"/>
                <w:color w:val="000000"/>
                <w:kern w:val="0"/>
                <w:sz w:val="22"/>
              </w:rPr>
            </w:pPr>
            <w:r w:rsidRPr="00327C5E">
              <w:rPr>
                <w:rFonts w:ascii="宋体" w:eastAsia="宋体" w:hAnsi="宋体" w:cs="宋体" w:hint="eastAsia"/>
                <w:color w:val="000000"/>
                <w:kern w:val="0"/>
                <w:sz w:val="22"/>
              </w:rPr>
              <w:t>17.2</w:t>
            </w:r>
          </w:p>
        </w:tc>
        <w:tc>
          <w:tcPr>
            <w:tcW w:w="3340" w:type="dxa"/>
            <w:tcBorders>
              <w:top w:val="nil"/>
              <w:left w:val="nil"/>
              <w:bottom w:val="nil"/>
              <w:right w:val="nil"/>
            </w:tcBorders>
            <w:shd w:val="clear" w:color="auto" w:fill="auto"/>
            <w:noWrap/>
            <w:vAlign w:val="center"/>
            <w:hideMark/>
          </w:tcPr>
          <w:p w:rsidR="00327C5E" w:rsidRPr="00327C5E" w:rsidRDefault="00327C5E" w:rsidP="00B23596">
            <w:pPr>
              <w:widowControl/>
              <w:ind w:firstLine="440"/>
              <w:jc w:val="left"/>
              <w:rPr>
                <w:rFonts w:ascii="宋体" w:eastAsia="宋体" w:hAnsi="宋体" w:cs="宋体"/>
                <w:color w:val="000000"/>
                <w:kern w:val="0"/>
                <w:sz w:val="22"/>
              </w:rPr>
            </w:pPr>
          </w:p>
        </w:tc>
      </w:tr>
    </w:tbl>
    <w:p w:rsidR="00534EFF" w:rsidRDefault="00534EFF" w:rsidP="007D6A36">
      <w:pPr>
        <w:pStyle w:val="5"/>
      </w:pPr>
      <w:r>
        <w:rPr>
          <w:rFonts w:hint="eastAsia"/>
        </w:rPr>
        <w:t>频段扫描图形数据格式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4039"/>
        <w:gridCol w:w="1482"/>
        <w:gridCol w:w="1400"/>
        <w:gridCol w:w="1347"/>
        <w:gridCol w:w="1483"/>
        <w:gridCol w:w="2237"/>
        <w:gridCol w:w="2186"/>
      </w:tblGrid>
      <w:tr w:rsidR="00534EFF" w:rsidRPr="001651D0" w:rsidTr="00E64A07">
        <w:trPr>
          <w:trHeight w:hRule="exact" w:val="793"/>
          <w:tblHeader/>
          <w:jc w:val="center"/>
        </w:trPr>
        <w:tc>
          <w:tcPr>
            <w:tcW w:w="1425" w:type="pct"/>
            <w:tcBorders>
              <w:top w:val="single" w:sz="8" w:space="0" w:color="auto"/>
              <w:left w:val="single" w:sz="6" w:space="0" w:color="auto"/>
              <w:bottom w:val="single" w:sz="6" w:space="0" w:color="auto"/>
              <w:right w:val="single" w:sz="6" w:space="0" w:color="auto"/>
            </w:tcBorders>
            <w:vAlign w:val="center"/>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图形类型</w:t>
            </w:r>
          </w:p>
        </w:tc>
        <w:tc>
          <w:tcPr>
            <w:tcW w:w="523"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494"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起止频率</w:t>
            </w:r>
          </w:p>
        </w:tc>
        <w:tc>
          <w:tcPr>
            <w:tcW w:w="475"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523"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789"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771" w:type="pct"/>
            <w:tcBorders>
              <w:top w:val="single" w:sz="8" w:space="0" w:color="auto"/>
              <w:left w:val="single" w:sz="4" w:space="0" w:color="auto"/>
              <w:bottom w:val="single" w:sz="6" w:space="0" w:color="auto"/>
              <w:right w:val="single" w:sz="6" w:space="0" w:color="auto"/>
            </w:tcBorders>
            <w:vAlign w:val="center"/>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1408"/>
          <w:jc w:val="center"/>
        </w:trPr>
        <w:tc>
          <w:tcPr>
            <w:tcW w:w="1425" w:type="pct"/>
            <w:tcBorders>
              <w:top w:val="single" w:sz="6" w:space="0" w:color="auto"/>
              <w:left w:val="single" w:sz="6" w:space="0" w:color="auto"/>
              <w:bottom w:val="single" w:sz="6" w:space="0" w:color="auto"/>
              <w:right w:val="single" w:sz="6" w:space="0" w:color="auto"/>
            </w:tcBorders>
          </w:tcPr>
          <w:p w:rsidR="00534EFF" w:rsidRPr="001651D0" w:rsidRDefault="003B0E6D" w:rsidP="00B23596">
            <w:pPr>
              <w:adjustRightInd w:val="0"/>
              <w:snapToGrid w:val="0"/>
              <w:spacing w:line="440" w:lineRule="exact"/>
              <w:ind w:firstLine="360"/>
              <w:jc w:val="center"/>
              <w:rPr>
                <w:sz w:val="18"/>
                <w:szCs w:val="18"/>
              </w:rPr>
            </w:pPr>
            <w:r>
              <w:rPr>
                <w:rFonts w:hint="eastAsia"/>
                <w:sz w:val="18"/>
                <w:szCs w:val="18"/>
              </w:rPr>
              <w:lastRenderedPageBreak/>
              <w:t>频段扫描图</w:t>
            </w:r>
            <w:r w:rsidR="00534EFF" w:rsidRPr="00043F0E">
              <w:rPr>
                <w:rFonts w:hint="eastAsia"/>
                <w:sz w:val="18"/>
                <w:szCs w:val="18"/>
              </w:rPr>
              <w:t>、三维图、瀑布图</w:t>
            </w:r>
            <w:r w:rsidR="00534EFF">
              <w:rPr>
                <w:rFonts w:hint="eastAsia"/>
                <w:sz w:val="18"/>
                <w:szCs w:val="18"/>
              </w:rPr>
              <w:t>、</w:t>
            </w:r>
            <w:r w:rsidR="00534EFF" w:rsidRPr="00043F0E">
              <w:rPr>
                <w:rFonts w:hint="eastAsia"/>
                <w:sz w:val="18"/>
                <w:szCs w:val="18"/>
              </w:rPr>
              <w:t>频率占用度图</w:t>
            </w:r>
            <w:r w:rsidR="00534EFF">
              <w:rPr>
                <w:rFonts w:hint="eastAsia"/>
                <w:sz w:val="18"/>
                <w:szCs w:val="18"/>
              </w:rPr>
              <w:t>、</w:t>
            </w:r>
            <w:r w:rsidR="00534EFF" w:rsidRPr="00043F0E">
              <w:rPr>
                <w:rFonts w:hint="eastAsia"/>
                <w:sz w:val="18"/>
                <w:szCs w:val="18"/>
              </w:rPr>
              <w:t>时间占用度图</w:t>
            </w:r>
          </w:p>
        </w:tc>
        <w:tc>
          <w:tcPr>
            <w:tcW w:w="523"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94" w:type="pct"/>
            <w:tcBorders>
              <w:top w:val="single" w:sz="4" w:space="0" w:color="auto"/>
              <w:left w:val="single" w:sz="6"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75"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523"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89"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71" w:type="pct"/>
            <w:tcBorders>
              <w:top w:val="single" w:sz="6" w:space="0" w:color="auto"/>
              <w:left w:val="single" w:sz="4" w:space="0" w:color="auto"/>
              <w:bottom w:val="single" w:sz="6" w:space="0" w:color="auto"/>
              <w:right w:val="single" w:sz="6" w:space="0" w:color="auto"/>
            </w:tcBorders>
            <w:vAlign w:val="center"/>
          </w:tcPr>
          <w:p w:rsidR="00534EFF" w:rsidRPr="001651D0" w:rsidRDefault="00534EFF" w:rsidP="00E64A07">
            <w:pPr>
              <w:adjustRightInd w:val="0"/>
              <w:snapToGrid w:val="0"/>
              <w:spacing w:line="440" w:lineRule="exact"/>
              <w:ind w:firstLineChars="200" w:firstLine="360"/>
              <w:jc w:val="center"/>
              <w:rPr>
                <w:sz w:val="18"/>
                <w:szCs w:val="18"/>
              </w:rPr>
            </w:pPr>
          </w:p>
        </w:tc>
      </w:tr>
    </w:tbl>
    <w:p w:rsidR="00534EFF" w:rsidRDefault="00534EFF" w:rsidP="007D6A36">
      <w:pPr>
        <w:pStyle w:val="5"/>
      </w:pPr>
      <w:r>
        <w:rPr>
          <w:rFonts w:hint="eastAsia"/>
        </w:rPr>
        <w:t>频段扫描视频数据格式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E64A07">
        <w:trPr>
          <w:trHeight w:hRule="exact" w:val="1100"/>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中心频率、起止频率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61267C" w:rsidRDefault="0061267C" w:rsidP="00B23596">
            <w:pPr>
              <w:pStyle w:val="ab"/>
              <w:spacing w:beforeLines="0"/>
              <w:ind w:firstLine="368"/>
              <w:jc w:val="center"/>
              <w:rPr>
                <w:rFonts w:ascii="Times New Roman" w:hAnsi="Times New Roman"/>
                <w:spacing w:val="2"/>
              </w:rPr>
            </w:pPr>
          </w:p>
          <w:p w:rsidR="0061267C" w:rsidRDefault="0061267C" w:rsidP="00B23596">
            <w:pPr>
              <w:pStyle w:val="ab"/>
              <w:spacing w:beforeLines="0"/>
              <w:ind w:firstLine="368"/>
              <w:jc w:val="center"/>
              <w:rPr>
                <w:rFonts w:ascii="Times New Roman" w:hAnsi="Times New Roman"/>
                <w:spacing w:val="2"/>
              </w:rPr>
            </w:pPr>
          </w:p>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bl>
    <w:p w:rsidR="00534EFF" w:rsidRPr="007D6A36" w:rsidRDefault="00534EFF" w:rsidP="007D6A36">
      <w:pPr>
        <w:pStyle w:val="4"/>
      </w:pPr>
      <w:r w:rsidRPr="007D6A36">
        <w:rPr>
          <w:rFonts w:hint="eastAsia"/>
        </w:rPr>
        <w:t>信号测向</w:t>
      </w:r>
    </w:p>
    <w:p w:rsidR="00BC5F8D" w:rsidRDefault="00534EFF" w:rsidP="007D6A36">
      <w:pPr>
        <w:pStyle w:val="5"/>
      </w:pPr>
      <w:r>
        <w:rPr>
          <w:rFonts w:hint="eastAsia"/>
        </w:rPr>
        <w:t>信号</w:t>
      </w:r>
      <w:r w:rsidR="00BC5F8D">
        <w:rPr>
          <w:rFonts w:hint="eastAsia"/>
        </w:rPr>
        <w:t>测向</w:t>
      </w:r>
      <w:r w:rsidR="003F1C75">
        <w:rPr>
          <w:rFonts w:hint="eastAsia"/>
        </w:rPr>
        <w:t>原始监测</w:t>
      </w:r>
      <w:r w:rsidR="00BC5F8D">
        <w:rPr>
          <w:rFonts w:hint="eastAsia"/>
        </w:rPr>
        <w:t>数据格式</w:t>
      </w:r>
    </w:p>
    <w:p w:rsidR="00BC5F8D" w:rsidRDefault="00534EFF" w:rsidP="00EE3A7E">
      <w:pPr>
        <w:ind w:firstLineChars="200" w:firstLine="420"/>
      </w:pPr>
      <w:r>
        <w:rPr>
          <w:rFonts w:hint="eastAsia"/>
        </w:rPr>
        <w:t>信号</w:t>
      </w:r>
      <w:r w:rsidR="00BC5F8D">
        <w:rPr>
          <w:rFonts w:hint="eastAsia"/>
        </w:rPr>
        <w:t>测向数据的格式为文件信息及监测数据。</w:t>
      </w:r>
    </w:p>
    <w:p w:rsidR="00BC5F8D" w:rsidRPr="00D349E7" w:rsidRDefault="00BC5F8D" w:rsidP="00EE3A7E">
      <w:pPr>
        <w:ind w:firstLineChars="200" w:firstLine="420"/>
      </w:pPr>
      <w:r w:rsidRPr="00D349E7">
        <w:rPr>
          <w:rFonts w:hint="eastAsia"/>
        </w:rPr>
        <w:t>其中文件信息包括：监测单元，经度，纬度，</w:t>
      </w:r>
      <w:r>
        <w:rPr>
          <w:rFonts w:hint="eastAsia"/>
        </w:rPr>
        <w:t>测向带宽，测试时间</w:t>
      </w:r>
      <w:r>
        <w:rPr>
          <w:rFonts w:hint="eastAsia"/>
        </w:rPr>
        <w:t>,</w:t>
      </w:r>
      <w:r w:rsidRPr="00D349E7">
        <w:rPr>
          <w:rFonts w:hint="eastAsia"/>
        </w:rPr>
        <w:t>以及其他不关注的信息</w:t>
      </w:r>
    </w:p>
    <w:p w:rsidR="00BC5F8D" w:rsidRPr="00D349E7" w:rsidRDefault="00BC5F8D" w:rsidP="00EE3A7E">
      <w:pPr>
        <w:ind w:firstLineChars="200" w:firstLine="420"/>
      </w:pPr>
      <w:r w:rsidRPr="00D349E7">
        <w:rPr>
          <w:rFonts w:hint="eastAsia"/>
        </w:rPr>
        <w:t>监测数据包括：时间，频率</w:t>
      </w:r>
      <w:r>
        <w:rPr>
          <w:rFonts w:hint="eastAsia"/>
        </w:rPr>
        <w:t xml:space="preserve">,bearing, quality, </w:t>
      </w:r>
      <w:r w:rsidRPr="00D349E7">
        <w:rPr>
          <w:rFonts w:hint="eastAsia"/>
        </w:rPr>
        <w:t>level</w:t>
      </w:r>
      <w:r>
        <w:rPr>
          <w:rFonts w:hint="eastAsia"/>
        </w:rPr>
        <w:t>经度，纬度</w:t>
      </w:r>
    </w:p>
    <w:tbl>
      <w:tblPr>
        <w:tblW w:w="89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986"/>
        <w:gridCol w:w="986"/>
        <w:gridCol w:w="1206"/>
        <w:gridCol w:w="766"/>
        <w:gridCol w:w="1316"/>
        <w:gridCol w:w="1206"/>
        <w:gridCol w:w="1400"/>
      </w:tblGrid>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时间</w:t>
            </w:r>
          </w:p>
        </w:tc>
        <w:tc>
          <w:tcPr>
            <w:tcW w:w="98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频率 (Hz)</w:t>
            </w:r>
          </w:p>
        </w:tc>
        <w:tc>
          <w:tcPr>
            <w:tcW w:w="98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 xml:space="preserve">Bearing </w:t>
            </w:r>
            <w:r w:rsidRPr="00BC5F8D">
              <w:rPr>
                <w:rFonts w:ascii="宋体" w:eastAsia="宋体" w:hAnsi="宋体" w:cs="宋体" w:hint="eastAsia"/>
                <w:color w:val="000000"/>
                <w:kern w:val="0"/>
                <w:sz w:val="22"/>
              </w:rPr>
              <w:lastRenderedPageBreak/>
              <w:t>(度)</w:t>
            </w:r>
          </w:p>
        </w:tc>
        <w:tc>
          <w:tcPr>
            <w:tcW w:w="120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Quality</w:t>
            </w:r>
          </w:p>
        </w:tc>
        <w:tc>
          <w:tcPr>
            <w:tcW w:w="76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 xml:space="preserve">Level </w:t>
            </w:r>
            <w:r w:rsidRPr="00BC5F8D">
              <w:rPr>
                <w:rFonts w:ascii="宋体" w:eastAsia="宋体" w:hAnsi="宋体" w:cs="宋体" w:hint="eastAsia"/>
                <w:color w:val="000000"/>
                <w:kern w:val="0"/>
                <w:sz w:val="22"/>
              </w:rPr>
              <w:lastRenderedPageBreak/>
              <w:t>(dBμV/m)</w:t>
            </w:r>
          </w:p>
        </w:tc>
        <w:tc>
          <w:tcPr>
            <w:tcW w:w="131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Longitude (经度)</w:t>
            </w:r>
          </w:p>
        </w:tc>
        <w:tc>
          <w:tcPr>
            <w:tcW w:w="1206"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Latitude (纬</w:t>
            </w:r>
            <w:r w:rsidRPr="00BC5F8D">
              <w:rPr>
                <w:rFonts w:ascii="宋体" w:eastAsia="宋体" w:hAnsi="宋体" w:cs="宋体" w:hint="eastAsia"/>
                <w:color w:val="000000"/>
                <w:kern w:val="0"/>
                <w:sz w:val="22"/>
              </w:rPr>
              <w:lastRenderedPageBreak/>
              <w:t>度)</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文件信息</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01:19.5</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173.8</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27.6</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监测单元: MST-HF-BJ</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01:19.5</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171.77</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26.9</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116°51'13.0"E</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01:19.5</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171.35</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27.2</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40°06'22.0"N</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01:19.6</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171.52</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26.8</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1:</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01:19.6</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169.68</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26.9</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ADD011</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01:19.6</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169.52</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26.5</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2:</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01:19.7</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161.49</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26.6</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DDF01E</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01:19.7</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186.66</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26.7</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116°51'13.0"E</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01:19.7</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173.08</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25.6</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40°06'22.0"N</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w:t>
            </w:r>
            <w:r w:rsidRPr="00BC5F8D">
              <w:rPr>
                <w:rFonts w:ascii="宋体" w:eastAsia="宋体" w:hAnsi="宋体" w:cs="宋体" w:hint="eastAsia"/>
                <w:color w:val="000000"/>
                <w:kern w:val="0"/>
                <w:sz w:val="22"/>
              </w:rPr>
              <w:lastRenderedPageBreak/>
              <w:t>19.7</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951</w:t>
            </w:r>
            <w:r w:rsidRPr="00BC5F8D">
              <w:rPr>
                <w:rFonts w:ascii="宋体" w:eastAsia="宋体" w:hAnsi="宋体" w:cs="宋体" w:hint="eastAsia"/>
                <w:color w:val="000000"/>
                <w:kern w:val="0"/>
                <w:sz w:val="22"/>
              </w:rPr>
              <w:lastRenderedPageBreak/>
              <w:t>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182</w:t>
            </w:r>
            <w:r w:rsidRPr="00BC5F8D">
              <w:rPr>
                <w:rFonts w:ascii="宋体" w:eastAsia="宋体" w:hAnsi="宋体" w:cs="宋体" w:hint="eastAsia"/>
                <w:color w:val="000000"/>
                <w:kern w:val="0"/>
                <w:sz w:val="22"/>
              </w:rPr>
              <w:lastRenderedPageBreak/>
              <w:t>.07</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-1.00</w:t>
            </w:r>
            <w:r w:rsidRPr="00BC5F8D">
              <w:rPr>
                <w:rFonts w:ascii="宋体" w:eastAsia="宋体" w:hAnsi="宋体" w:cs="宋体" w:hint="eastAsia"/>
                <w:color w:val="000000"/>
                <w:kern w:val="0"/>
                <w:sz w:val="22"/>
              </w:rPr>
              <w:lastRenderedPageBreak/>
              <w:t>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2</w:t>
            </w:r>
            <w:r w:rsidRPr="00BC5F8D">
              <w:rPr>
                <w:rFonts w:ascii="宋体" w:eastAsia="宋体" w:hAnsi="宋体" w:cs="宋体" w:hint="eastAsia"/>
                <w:color w:val="000000"/>
                <w:kern w:val="0"/>
                <w:sz w:val="22"/>
              </w:rPr>
              <w:lastRenderedPageBreak/>
              <w:t>4.9</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116.85</w:t>
            </w:r>
            <w:r w:rsidRPr="00BC5F8D">
              <w:rPr>
                <w:rFonts w:ascii="宋体" w:eastAsia="宋体" w:hAnsi="宋体" w:cs="宋体" w:hint="eastAsia"/>
                <w:color w:val="000000"/>
                <w:kern w:val="0"/>
                <w:sz w:val="22"/>
              </w:rPr>
              <w:lastRenderedPageBreak/>
              <w:t>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40.10</w:t>
            </w:r>
            <w:r w:rsidRPr="00BC5F8D">
              <w:rPr>
                <w:rFonts w:ascii="宋体" w:eastAsia="宋体" w:hAnsi="宋体" w:cs="宋体" w:hint="eastAsia"/>
                <w:color w:val="000000"/>
                <w:kern w:val="0"/>
                <w:sz w:val="22"/>
              </w:rPr>
              <w:lastRenderedPageBreak/>
              <w:t>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 xml:space="preserve">模式: </w:t>
            </w:r>
            <w:r w:rsidRPr="00BC5F8D">
              <w:rPr>
                <w:rFonts w:ascii="宋体" w:eastAsia="宋体" w:hAnsi="宋体" w:cs="宋体" w:hint="eastAsia"/>
                <w:color w:val="000000"/>
                <w:kern w:val="0"/>
                <w:sz w:val="22"/>
              </w:rPr>
              <w:lastRenderedPageBreak/>
              <w:t>Normal</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01:19.7</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183.74</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24.4</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测向带宽: 3 kHz</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01:19.8</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183.33</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音频带宽: 12 kHz</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01:19.8</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182.05</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23.7</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解调: AM</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01:19.8</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36.62</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24.2</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测试时间: 30.000 ms</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01:19.9</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160.85</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24.6</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单位: 电平单位不是dBμV</w:t>
            </w: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01:19.9</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157.1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01:19.9</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155.9</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25.3</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p>
        </w:tc>
      </w:tr>
      <w:tr w:rsidR="00325DE9" w:rsidRPr="00BC5F8D" w:rsidTr="00325DE9">
        <w:trPr>
          <w:trHeight w:val="270"/>
        </w:trPr>
        <w:tc>
          <w:tcPr>
            <w:tcW w:w="1080"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01:19.9</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9515000</w:t>
            </w:r>
          </w:p>
        </w:tc>
        <w:tc>
          <w:tcPr>
            <w:tcW w:w="98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155.23</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-1.00E+40</w:t>
            </w:r>
          </w:p>
        </w:tc>
        <w:tc>
          <w:tcPr>
            <w:tcW w:w="76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25.5</w:t>
            </w:r>
          </w:p>
        </w:tc>
        <w:tc>
          <w:tcPr>
            <w:tcW w:w="131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116.853611</w:t>
            </w:r>
          </w:p>
        </w:tc>
        <w:tc>
          <w:tcPr>
            <w:tcW w:w="1206" w:type="dxa"/>
            <w:shd w:val="clear" w:color="auto" w:fill="auto"/>
            <w:noWrap/>
            <w:vAlign w:val="center"/>
            <w:hideMark/>
          </w:tcPr>
          <w:p w:rsidR="00BC5F8D" w:rsidRPr="00BC5F8D" w:rsidRDefault="00BC5F8D"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40.106111</w:t>
            </w:r>
          </w:p>
        </w:tc>
        <w:tc>
          <w:tcPr>
            <w:tcW w:w="1400" w:type="dxa"/>
            <w:shd w:val="clear" w:color="auto" w:fill="auto"/>
            <w:noWrap/>
            <w:vAlign w:val="center"/>
            <w:hideMark/>
          </w:tcPr>
          <w:p w:rsidR="00BC5F8D" w:rsidRPr="00BC5F8D" w:rsidRDefault="00BC5F8D" w:rsidP="00B23596">
            <w:pPr>
              <w:widowControl/>
              <w:ind w:firstLine="440"/>
              <w:jc w:val="left"/>
              <w:rPr>
                <w:rFonts w:ascii="宋体" w:eastAsia="宋体" w:hAnsi="宋体" w:cs="宋体"/>
                <w:color w:val="000000"/>
                <w:kern w:val="0"/>
                <w:sz w:val="22"/>
              </w:rPr>
            </w:pPr>
          </w:p>
        </w:tc>
      </w:tr>
    </w:tbl>
    <w:p w:rsidR="00534EFF" w:rsidRDefault="00534EFF" w:rsidP="007D6A36">
      <w:pPr>
        <w:pStyle w:val="5"/>
      </w:pPr>
      <w:r>
        <w:rPr>
          <w:rFonts w:hint="eastAsia"/>
        </w:rPr>
        <w:t>信号测向数据记录格式</w:t>
      </w:r>
    </w:p>
    <w:p w:rsidR="00534EFF" w:rsidRDefault="00534EFF" w:rsidP="00B23596">
      <w:pPr>
        <w:pStyle w:val="ac"/>
        <w:ind w:firstLine="420"/>
        <w:rPr>
          <w:sz w:val="21"/>
          <w:szCs w:val="21"/>
        </w:rPr>
      </w:pPr>
      <w:r>
        <w:rPr>
          <w:rFonts w:hint="eastAsia"/>
          <w:sz w:val="21"/>
          <w:szCs w:val="21"/>
        </w:rPr>
        <w:t>信号测向信号参数</w:t>
      </w:r>
      <w:r w:rsidRPr="0080107A">
        <w:rPr>
          <w:sz w:val="21"/>
          <w:szCs w:val="21"/>
        </w:rPr>
        <w:t>记录表（样表）</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E64A07">
        <w:trPr>
          <w:trHeight w:hRule="exact" w:val="928"/>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lastRenderedPageBreak/>
              <w:t>监测起止时间</w:t>
            </w:r>
            <w:r w:rsidR="008C576E">
              <w:rPr>
                <w:rFonts w:ascii="Times New Roman" w:hAnsi="Times New Roman" w:hint="eastAsia"/>
                <w:spacing w:val="2"/>
              </w:rPr>
              <w:t xml:space="preserve">  </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571"/>
          <w:jc w:val="center"/>
        </w:trPr>
        <w:tc>
          <w:tcPr>
            <w:tcW w:w="727"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88" w:type="pct"/>
            <w:tcBorders>
              <w:top w:val="single" w:sz="6" w:space="0" w:color="auto"/>
              <w:left w:val="single" w:sz="6" w:space="0" w:color="auto"/>
              <w:bottom w:val="single" w:sz="6"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534EFF" w:rsidRPr="001651D0" w:rsidRDefault="00534EFF" w:rsidP="00E64A07">
            <w:pPr>
              <w:widowControl/>
              <w:adjustRightInd w:val="0"/>
              <w:snapToGrid w:val="0"/>
              <w:spacing w:line="440" w:lineRule="exact"/>
              <w:ind w:firstLineChars="200" w:firstLine="360"/>
              <w:jc w:val="left"/>
              <w:rPr>
                <w:sz w:val="18"/>
                <w:szCs w:val="18"/>
              </w:rPr>
            </w:pPr>
          </w:p>
        </w:tc>
      </w:tr>
    </w:tbl>
    <w:p w:rsidR="00534EFF" w:rsidRPr="00534EFF" w:rsidRDefault="00534EFF" w:rsidP="00B23596">
      <w:pPr>
        <w:ind w:firstLine="420"/>
      </w:pPr>
    </w:p>
    <w:p w:rsidR="00534EFF" w:rsidRDefault="00534EFF" w:rsidP="007D6A36">
      <w:pPr>
        <w:pStyle w:val="5"/>
      </w:pPr>
      <w:r>
        <w:rPr>
          <w:rFonts w:hint="eastAsia"/>
        </w:rPr>
        <w:t>信号测向图形数据格式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4039"/>
        <w:gridCol w:w="1482"/>
        <w:gridCol w:w="1400"/>
        <w:gridCol w:w="1347"/>
        <w:gridCol w:w="1483"/>
        <w:gridCol w:w="2237"/>
        <w:gridCol w:w="2186"/>
      </w:tblGrid>
      <w:tr w:rsidR="00534EFF" w:rsidRPr="001651D0" w:rsidTr="00E64A07">
        <w:trPr>
          <w:trHeight w:hRule="exact" w:val="793"/>
          <w:tblHeader/>
          <w:jc w:val="center"/>
        </w:trPr>
        <w:tc>
          <w:tcPr>
            <w:tcW w:w="1425" w:type="pct"/>
            <w:tcBorders>
              <w:top w:val="single" w:sz="8" w:space="0" w:color="auto"/>
              <w:left w:val="single" w:sz="6" w:space="0" w:color="auto"/>
              <w:bottom w:val="single" w:sz="6" w:space="0" w:color="auto"/>
              <w:right w:val="single" w:sz="6" w:space="0" w:color="auto"/>
            </w:tcBorders>
            <w:vAlign w:val="center"/>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图形类型</w:t>
            </w:r>
          </w:p>
        </w:tc>
        <w:tc>
          <w:tcPr>
            <w:tcW w:w="523"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494"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475"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523"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r w:rsidR="000349F4">
              <w:rPr>
                <w:rFonts w:ascii="Times New Roman" w:hAnsi="Times New Roman" w:hint="eastAsia"/>
                <w:spacing w:val="2"/>
              </w:rPr>
              <w:t xml:space="preserve">   </w:t>
            </w:r>
          </w:p>
        </w:tc>
        <w:tc>
          <w:tcPr>
            <w:tcW w:w="789"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771" w:type="pct"/>
            <w:tcBorders>
              <w:top w:val="single" w:sz="8" w:space="0" w:color="auto"/>
              <w:left w:val="single" w:sz="4" w:space="0" w:color="auto"/>
              <w:bottom w:val="single" w:sz="6" w:space="0" w:color="auto"/>
              <w:right w:val="single" w:sz="6" w:space="0" w:color="auto"/>
            </w:tcBorders>
            <w:vAlign w:val="center"/>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1408"/>
          <w:jc w:val="center"/>
        </w:trPr>
        <w:tc>
          <w:tcPr>
            <w:tcW w:w="1425" w:type="pct"/>
            <w:tcBorders>
              <w:top w:val="single" w:sz="6" w:space="0" w:color="auto"/>
              <w:left w:val="single" w:sz="6" w:space="0" w:color="auto"/>
              <w:bottom w:val="single" w:sz="6" w:space="0" w:color="auto"/>
              <w:right w:val="single" w:sz="6" w:space="0" w:color="auto"/>
            </w:tcBorders>
          </w:tcPr>
          <w:p w:rsidR="00534EFF" w:rsidRPr="001651D0" w:rsidRDefault="003B0E6D" w:rsidP="00B23596">
            <w:pPr>
              <w:adjustRightInd w:val="0"/>
              <w:snapToGrid w:val="0"/>
              <w:spacing w:line="440" w:lineRule="exact"/>
              <w:ind w:firstLine="360"/>
              <w:jc w:val="center"/>
              <w:rPr>
                <w:sz w:val="18"/>
                <w:szCs w:val="18"/>
              </w:rPr>
            </w:pPr>
            <w:r>
              <w:rPr>
                <w:rFonts w:hint="eastAsia"/>
                <w:sz w:val="18"/>
                <w:szCs w:val="18"/>
              </w:rPr>
              <w:t>测向定位图</w:t>
            </w:r>
          </w:p>
        </w:tc>
        <w:tc>
          <w:tcPr>
            <w:tcW w:w="523"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94" w:type="pct"/>
            <w:tcBorders>
              <w:top w:val="single" w:sz="4" w:space="0" w:color="auto"/>
              <w:left w:val="single" w:sz="6"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475"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523"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89"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71" w:type="pct"/>
            <w:tcBorders>
              <w:top w:val="single" w:sz="6" w:space="0" w:color="auto"/>
              <w:left w:val="single" w:sz="4" w:space="0" w:color="auto"/>
              <w:bottom w:val="single" w:sz="6" w:space="0" w:color="auto"/>
              <w:right w:val="single" w:sz="6" w:space="0" w:color="auto"/>
            </w:tcBorders>
            <w:vAlign w:val="center"/>
          </w:tcPr>
          <w:p w:rsidR="00534EFF" w:rsidRPr="001651D0" w:rsidRDefault="00534EFF" w:rsidP="00E64A07">
            <w:pPr>
              <w:adjustRightInd w:val="0"/>
              <w:snapToGrid w:val="0"/>
              <w:spacing w:line="440" w:lineRule="exact"/>
              <w:ind w:firstLineChars="200" w:firstLine="360"/>
              <w:jc w:val="center"/>
              <w:rPr>
                <w:sz w:val="18"/>
                <w:szCs w:val="18"/>
              </w:rPr>
            </w:pPr>
          </w:p>
        </w:tc>
      </w:tr>
    </w:tbl>
    <w:p w:rsidR="00534EFF" w:rsidRDefault="00534EFF" w:rsidP="007D6A36">
      <w:pPr>
        <w:pStyle w:val="5"/>
      </w:pPr>
      <w:r>
        <w:rPr>
          <w:rFonts w:hint="eastAsia"/>
        </w:rPr>
        <w:t>信号测向音频数据格式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E64A07">
        <w:trPr>
          <w:trHeight w:hRule="exact" w:val="928"/>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571"/>
          <w:jc w:val="center"/>
        </w:trPr>
        <w:tc>
          <w:tcPr>
            <w:tcW w:w="727"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88" w:type="pct"/>
            <w:tcBorders>
              <w:top w:val="single" w:sz="6" w:space="0" w:color="auto"/>
              <w:left w:val="single" w:sz="6" w:space="0" w:color="auto"/>
              <w:bottom w:val="single" w:sz="6"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E64A07">
            <w:pPr>
              <w:widowControl/>
              <w:adjustRightInd w:val="0"/>
              <w:snapToGrid w:val="0"/>
              <w:spacing w:line="440" w:lineRule="exact"/>
              <w:ind w:firstLineChars="200" w:firstLine="360"/>
              <w:jc w:val="left"/>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534EFF" w:rsidRPr="001651D0" w:rsidRDefault="00534EFF" w:rsidP="00E64A07">
            <w:pPr>
              <w:widowControl/>
              <w:adjustRightInd w:val="0"/>
              <w:snapToGrid w:val="0"/>
              <w:spacing w:line="440" w:lineRule="exact"/>
              <w:ind w:firstLineChars="200" w:firstLine="360"/>
              <w:jc w:val="left"/>
              <w:rPr>
                <w:sz w:val="18"/>
                <w:szCs w:val="18"/>
              </w:rPr>
            </w:pPr>
          </w:p>
        </w:tc>
      </w:tr>
    </w:tbl>
    <w:p w:rsidR="00534EFF" w:rsidRDefault="00534EFF" w:rsidP="007D6A36">
      <w:pPr>
        <w:pStyle w:val="5"/>
      </w:pPr>
      <w:r>
        <w:rPr>
          <w:rFonts w:hint="eastAsia"/>
        </w:rPr>
        <w:lastRenderedPageBreak/>
        <w:t>信号测向视频数据格式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534EFF" w:rsidRPr="001651D0" w:rsidTr="00E64A07">
        <w:trPr>
          <w:trHeight w:hRule="exact" w:val="1100"/>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中心频率、起止频率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534EFF" w:rsidRPr="001651D0"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534EFF" w:rsidRDefault="00534EFF"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534EFF" w:rsidRPr="001651D0" w:rsidTr="00E64A07">
        <w:trPr>
          <w:trHeight w:hRule="exact" w:val="995"/>
          <w:jc w:val="center"/>
        </w:trPr>
        <w:tc>
          <w:tcPr>
            <w:tcW w:w="727"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688" w:type="pct"/>
            <w:tcBorders>
              <w:top w:val="single" w:sz="4" w:space="0" w:color="auto"/>
              <w:left w:val="single" w:sz="6"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534EFF" w:rsidRPr="001651D0" w:rsidRDefault="00534EFF"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534EFF" w:rsidRPr="001651D0" w:rsidRDefault="00534EFF" w:rsidP="00B23596">
            <w:pPr>
              <w:adjustRightInd w:val="0"/>
              <w:snapToGrid w:val="0"/>
              <w:spacing w:line="440" w:lineRule="exact"/>
              <w:ind w:firstLine="360"/>
              <w:jc w:val="center"/>
              <w:rPr>
                <w:sz w:val="18"/>
                <w:szCs w:val="18"/>
              </w:rPr>
            </w:pPr>
          </w:p>
        </w:tc>
      </w:tr>
    </w:tbl>
    <w:p w:rsidR="00376D10" w:rsidRPr="007D6A36" w:rsidRDefault="00376D10" w:rsidP="007D6A36">
      <w:pPr>
        <w:pStyle w:val="4"/>
      </w:pPr>
      <w:r w:rsidRPr="007D6A36">
        <w:rPr>
          <w:rFonts w:hint="eastAsia"/>
        </w:rPr>
        <w:t>联合定位</w:t>
      </w:r>
    </w:p>
    <w:p w:rsidR="00BC5F8D" w:rsidRDefault="00BC5F8D" w:rsidP="007D6A36">
      <w:pPr>
        <w:pStyle w:val="5"/>
      </w:pPr>
      <w:r>
        <w:rPr>
          <w:rFonts w:hint="eastAsia"/>
        </w:rPr>
        <w:t>联合定位</w:t>
      </w:r>
      <w:r w:rsidR="003F1C75">
        <w:rPr>
          <w:rFonts w:hint="eastAsia"/>
        </w:rPr>
        <w:t>原始监测</w:t>
      </w:r>
      <w:r>
        <w:rPr>
          <w:rFonts w:hint="eastAsia"/>
        </w:rPr>
        <w:t>数据格式</w:t>
      </w:r>
    </w:p>
    <w:p w:rsidR="00BC5F8D" w:rsidRDefault="00BC5F8D" w:rsidP="00EE3A7E">
      <w:pPr>
        <w:ind w:firstLineChars="200" w:firstLine="420"/>
      </w:pPr>
      <w:r>
        <w:rPr>
          <w:rFonts w:hint="eastAsia"/>
        </w:rPr>
        <w:t>联合定位数据的格式为文件信息及监测数据。</w:t>
      </w:r>
    </w:p>
    <w:p w:rsidR="00325DE9" w:rsidRDefault="00BC5F8D" w:rsidP="00EE3A7E">
      <w:pPr>
        <w:ind w:firstLineChars="200" w:firstLine="420"/>
      </w:pPr>
      <w:r w:rsidRPr="00D349E7">
        <w:rPr>
          <w:rFonts w:hint="eastAsia"/>
        </w:rPr>
        <w:t>其中文件信息包括</w:t>
      </w:r>
      <w:r>
        <w:rPr>
          <w:rFonts w:hint="eastAsia"/>
        </w:rPr>
        <w:t>多个站点信息，每个站点信息有</w:t>
      </w:r>
      <w:r w:rsidRPr="00D349E7">
        <w:rPr>
          <w:rFonts w:hint="eastAsia"/>
        </w:rPr>
        <w:t>：监测单元，经度，纬度</w:t>
      </w:r>
      <w:r>
        <w:rPr>
          <w:rFonts w:hint="eastAsia"/>
        </w:rPr>
        <w:t>解调方式</w:t>
      </w:r>
      <w:r>
        <w:rPr>
          <w:rFonts w:hint="eastAsia"/>
        </w:rPr>
        <w:t>,</w:t>
      </w:r>
      <w:r w:rsidRPr="00D349E7">
        <w:rPr>
          <w:rFonts w:hint="eastAsia"/>
        </w:rPr>
        <w:t>以及其他不关注的信息</w:t>
      </w:r>
      <w:r>
        <w:rPr>
          <w:rFonts w:hint="eastAsia"/>
        </w:rPr>
        <w:t>。</w:t>
      </w:r>
    </w:p>
    <w:p w:rsidR="00EE3A7E" w:rsidRDefault="00EE3A7E" w:rsidP="00EE3A7E">
      <w:pPr>
        <w:ind w:firstLineChars="200" w:firstLine="420"/>
      </w:pPr>
      <w:r w:rsidRPr="00D349E7">
        <w:rPr>
          <w:rFonts w:hint="eastAsia"/>
        </w:rPr>
        <w:t>监测数据包括：时间，频率</w:t>
      </w:r>
      <w:r>
        <w:rPr>
          <w:rFonts w:hint="eastAsia"/>
        </w:rPr>
        <w:t>,</w:t>
      </w:r>
      <w:r>
        <w:rPr>
          <w:rFonts w:hint="eastAsia"/>
        </w:rPr>
        <w:t>监测单元，记录时间，</w:t>
      </w:r>
      <w:r>
        <w:rPr>
          <w:rFonts w:hint="eastAsia"/>
        </w:rPr>
        <w:t xml:space="preserve">bearing, quality, </w:t>
      </w:r>
      <w:r w:rsidRPr="00D349E7">
        <w:rPr>
          <w:rFonts w:hint="eastAsia"/>
        </w:rPr>
        <w:t>level</w:t>
      </w:r>
      <w:r>
        <w:rPr>
          <w:rFonts w:hint="eastAsia"/>
        </w:rPr>
        <w:t>经度，纬度。</w:t>
      </w:r>
    </w:p>
    <w:p w:rsidR="003F1C75" w:rsidRDefault="003F1C75" w:rsidP="00EE3A7E">
      <w:pPr>
        <w:ind w:firstLineChars="200" w:firstLine="420"/>
      </w:pPr>
    </w:p>
    <w:p w:rsidR="003F1C75" w:rsidRDefault="003F1C75" w:rsidP="00EE3A7E">
      <w:pPr>
        <w:ind w:firstLineChars="200" w:firstLine="420"/>
        <w:sectPr w:rsidR="003F1C75" w:rsidSect="00534EFF">
          <w:pgSz w:w="16838" w:h="11906" w:orient="landscape"/>
          <w:pgMar w:top="1800" w:right="1440" w:bottom="1800" w:left="1440" w:header="851" w:footer="992" w:gutter="0"/>
          <w:cols w:space="425"/>
          <w:docGrid w:type="lines" w:linePitch="312"/>
        </w:sectPr>
      </w:pPr>
      <w:r>
        <w:rPr>
          <w:rFonts w:hint="eastAsia"/>
        </w:rPr>
        <w:t>说明：联合定位只考虑最多三站联合，多于三站暂不考虑。</w:t>
      </w:r>
    </w:p>
    <w:tbl>
      <w:tblPr>
        <w:tblW w:w="148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096"/>
        <w:gridCol w:w="1644"/>
        <w:gridCol w:w="1080"/>
        <w:gridCol w:w="986"/>
        <w:gridCol w:w="1096"/>
        <w:gridCol w:w="782"/>
        <w:gridCol w:w="1096"/>
        <w:gridCol w:w="1096"/>
        <w:gridCol w:w="1096"/>
        <w:gridCol w:w="1096"/>
        <w:gridCol w:w="1144"/>
        <w:gridCol w:w="1701"/>
      </w:tblGrid>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时间</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频率 (Hz)</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监测单元</w:t>
            </w:r>
          </w:p>
        </w:tc>
        <w:tc>
          <w:tcPr>
            <w:tcW w:w="1080"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记录时间</w:t>
            </w:r>
          </w:p>
        </w:tc>
        <w:tc>
          <w:tcPr>
            <w:tcW w:w="98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Bearing (度)</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Quality</w:t>
            </w:r>
          </w:p>
        </w:tc>
        <w:tc>
          <w:tcPr>
            <w:tcW w:w="782"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Level (dBμV/m)</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(经度)</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(纬度)</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定位经度 (经度)</w:t>
            </w:r>
          </w:p>
        </w:tc>
        <w:tc>
          <w:tcPr>
            <w:tcW w:w="1096"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定位纬度 (纬度)</w:t>
            </w:r>
          </w:p>
        </w:tc>
        <w:tc>
          <w:tcPr>
            <w:tcW w:w="11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定位误差半径 (m)</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文件信息</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35:04.9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35:05.0</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311.43</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109.5624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37.46603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9292.57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DF1:</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35:04.9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35:01.3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343.7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98</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109.5624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37.46603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9292.57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监测单元: MST-HF-NJ</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35:04.9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35:03.3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246.93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97</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109.5624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37.46603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9292.57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120°34'32.0"E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35:05.5</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318.87</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102.9543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40.35479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1078358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30°14'32.0"N</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329.43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68</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102.9543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40.35479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1078358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系统路径: DDF01E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35:05.6</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233.06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80</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102.9543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40.35479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1078358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1:</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35:06.5</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319.35</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109.9708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38.05021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318821.5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ADD</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35:07.6</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342.57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69</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109.9708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38.05021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318821.5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方位角: 0.000 度</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35:05.8</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231.66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91</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109.9708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38.05021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318821.5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极化方式: Vertical</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317.45</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7.9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110.38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37.4853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243537.2</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仰角: 0.000 度</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w:t>
            </w:r>
            <w:r w:rsidRPr="00BC5F8D">
              <w:rPr>
                <w:rFonts w:ascii="宋体" w:eastAsia="宋体" w:hAnsi="宋体" w:cs="宋体" w:hint="eastAsia"/>
                <w:color w:val="000000"/>
                <w:kern w:val="0"/>
                <w:sz w:val="22"/>
              </w:rPr>
              <w:lastRenderedPageBreak/>
              <w:t>07.9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1000</w:t>
            </w:r>
            <w:r w:rsidRPr="00BC5F8D">
              <w:rPr>
                <w:rFonts w:ascii="宋体" w:eastAsia="宋体" w:hAnsi="宋体" w:cs="宋体" w:hint="eastAsia"/>
                <w:color w:val="000000"/>
                <w:kern w:val="0"/>
                <w:sz w:val="22"/>
              </w:rPr>
              <w:lastRenderedPageBreak/>
              <w:t>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w:t>
            </w:r>
            <w:r w:rsidRPr="00BC5F8D">
              <w:rPr>
                <w:rFonts w:ascii="宋体" w:eastAsia="宋体" w:hAnsi="宋体" w:cs="宋体" w:hint="eastAsia"/>
                <w:color w:val="000000"/>
                <w:kern w:val="0"/>
                <w:sz w:val="22"/>
              </w:rPr>
              <w:lastRenderedPageBreak/>
              <w:t>07.7</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343</w:t>
            </w:r>
            <w:r w:rsidRPr="00BC5F8D">
              <w:rPr>
                <w:rFonts w:ascii="宋体" w:eastAsia="宋体" w:hAnsi="宋体" w:cs="宋体" w:hint="eastAsia"/>
                <w:color w:val="000000"/>
                <w:kern w:val="0"/>
                <w:sz w:val="22"/>
              </w:rPr>
              <w:lastRenderedPageBreak/>
              <w:t>.59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75</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w:t>
            </w:r>
            <w:r w:rsidRPr="00BC5F8D">
              <w:rPr>
                <w:rFonts w:ascii="宋体" w:eastAsia="宋体" w:hAnsi="宋体" w:cs="宋体" w:hint="eastAsia"/>
                <w:color w:val="000000"/>
                <w:kern w:val="0"/>
                <w:sz w:val="22"/>
              </w:rPr>
              <w:lastRenderedPageBreak/>
              <w:t>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114.</w:t>
            </w:r>
            <w:r w:rsidRPr="00BC5F8D">
              <w:rPr>
                <w:rFonts w:ascii="宋体" w:eastAsia="宋体" w:hAnsi="宋体" w:cs="宋体" w:hint="eastAsia"/>
                <w:color w:val="000000"/>
                <w:kern w:val="0"/>
                <w:sz w:val="22"/>
              </w:rPr>
              <w:lastRenderedPageBreak/>
              <w:t>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23.5</w:t>
            </w:r>
            <w:r w:rsidRPr="00BC5F8D">
              <w:rPr>
                <w:rFonts w:ascii="宋体" w:eastAsia="宋体" w:hAnsi="宋体" w:cs="宋体" w:hint="eastAsia"/>
                <w:color w:val="000000"/>
                <w:kern w:val="0"/>
                <w:sz w:val="22"/>
              </w:rPr>
              <w:lastRenderedPageBreak/>
              <w:t>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110.</w:t>
            </w:r>
            <w:r w:rsidRPr="00BC5F8D">
              <w:rPr>
                <w:rFonts w:ascii="宋体" w:eastAsia="宋体" w:hAnsi="宋体" w:cs="宋体" w:hint="eastAsia"/>
                <w:color w:val="000000"/>
                <w:kern w:val="0"/>
                <w:sz w:val="22"/>
              </w:rPr>
              <w:lastRenderedPageBreak/>
              <w:t>38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37.4</w:t>
            </w:r>
            <w:r w:rsidRPr="00BC5F8D">
              <w:rPr>
                <w:rFonts w:ascii="宋体" w:eastAsia="宋体" w:hAnsi="宋体" w:cs="宋体" w:hint="eastAsia"/>
                <w:color w:val="000000"/>
                <w:kern w:val="0"/>
                <w:sz w:val="22"/>
              </w:rPr>
              <w:lastRenderedPageBreak/>
              <w:t>853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2435</w:t>
            </w:r>
            <w:r w:rsidRPr="00BC5F8D">
              <w:rPr>
                <w:rFonts w:ascii="宋体" w:eastAsia="宋体" w:hAnsi="宋体" w:cs="宋体" w:hint="eastAsia"/>
                <w:color w:val="000000"/>
                <w:kern w:val="0"/>
                <w:sz w:val="22"/>
              </w:rPr>
              <w:lastRenderedPageBreak/>
              <w:t>37.2</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 xml:space="preserve">高度: 0.00 </w:t>
            </w:r>
            <w:r w:rsidRPr="00BC5F8D">
              <w:rPr>
                <w:rFonts w:ascii="宋体" w:eastAsia="宋体" w:hAnsi="宋体" w:cs="宋体" w:hint="eastAsia"/>
                <w:color w:val="000000"/>
                <w:kern w:val="0"/>
                <w:sz w:val="22"/>
              </w:rPr>
              <w:lastRenderedPageBreak/>
              <w:t>m</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35:07.9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230.15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97</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110.38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37.4853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243537.2</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2:</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312.79</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112.998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36.53298</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141267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DDF01E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356.45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70</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112.998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36.53298</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141267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120°34'32.0"E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35:07.9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229.9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99</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27.9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112.998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36.53298</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141267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30°14'32.0"N</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312.8</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5.4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113.1292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36.53994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155177.9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模式: Normal</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35:08.8</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357.14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60</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113.1292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36.53994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155177.9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测向带宽: 3 kHz</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229.83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98</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26.7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113.1292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36.53994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155177.9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音频带宽: 3 kHz</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310.75</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110.5607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36.39091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85534.83</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解调: CW</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344.39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81</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110.5607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36.39091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85534.83</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测试时间: 500.000 ms</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35:08.9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230.66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94</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110.5607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36.39091</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85534.83</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单位: 电平单位不是dBμV</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312.65</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109.2563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37.03345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2371</w:t>
            </w:r>
            <w:r w:rsidR="00A326B7">
              <w:rPr>
                <w:rFonts w:ascii="宋体" w:eastAsia="宋体" w:hAnsi="宋体" w:cs="宋体" w:hint="eastAsia"/>
                <w:color w:val="000000"/>
                <w:kern w:val="0"/>
                <w:sz w:val="22"/>
              </w:rPr>
              <w:t>96</w:t>
            </w:r>
            <w:r w:rsidRPr="00BC5F8D">
              <w:rPr>
                <w:rFonts w:ascii="宋体" w:eastAsia="宋体" w:hAnsi="宋体" w:cs="宋体" w:hint="eastAsia"/>
                <w:color w:val="000000"/>
                <w:kern w:val="0"/>
                <w:sz w:val="22"/>
              </w:rPr>
              <w:t>.8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DF2:</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w:t>
            </w:r>
            <w:r w:rsidRPr="00BC5F8D">
              <w:rPr>
                <w:rFonts w:ascii="宋体" w:eastAsia="宋体" w:hAnsi="宋体" w:cs="宋体" w:hint="eastAsia"/>
                <w:color w:val="000000"/>
                <w:kern w:val="0"/>
                <w:sz w:val="22"/>
              </w:rPr>
              <w:lastRenderedPageBreak/>
              <w:t>09.8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1000</w:t>
            </w:r>
            <w:r w:rsidRPr="00BC5F8D">
              <w:rPr>
                <w:rFonts w:ascii="宋体" w:eastAsia="宋体" w:hAnsi="宋体" w:cs="宋体" w:hint="eastAsia"/>
                <w:color w:val="000000"/>
                <w:kern w:val="0"/>
                <w:sz w:val="22"/>
              </w:rPr>
              <w:lastRenderedPageBreak/>
              <w:t>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w:t>
            </w:r>
            <w:r w:rsidRPr="00BC5F8D">
              <w:rPr>
                <w:rFonts w:ascii="宋体" w:eastAsia="宋体" w:hAnsi="宋体" w:cs="宋体" w:hint="eastAsia"/>
                <w:color w:val="000000"/>
                <w:kern w:val="0"/>
                <w:sz w:val="22"/>
              </w:rPr>
              <w:lastRenderedPageBreak/>
              <w:t>09.9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339</w:t>
            </w:r>
            <w:r w:rsidRPr="00BC5F8D">
              <w:rPr>
                <w:rFonts w:ascii="宋体" w:eastAsia="宋体" w:hAnsi="宋体" w:cs="宋体" w:hint="eastAsia"/>
                <w:color w:val="000000"/>
                <w:kern w:val="0"/>
                <w:sz w:val="22"/>
              </w:rPr>
              <w:lastRenderedPageBreak/>
              <w:t>.48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87</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w:t>
            </w:r>
            <w:r w:rsidRPr="00BC5F8D">
              <w:rPr>
                <w:rFonts w:ascii="宋体" w:eastAsia="宋体" w:hAnsi="宋体" w:cs="宋体" w:hint="eastAsia"/>
                <w:color w:val="000000"/>
                <w:kern w:val="0"/>
                <w:sz w:val="22"/>
              </w:rPr>
              <w:lastRenderedPageBreak/>
              <w:t>6.5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114.</w:t>
            </w:r>
            <w:r w:rsidRPr="00BC5F8D">
              <w:rPr>
                <w:rFonts w:ascii="宋体" w:eastAsia="宋体" w:hAnsi="宋体" w:cs="宋体" w:hint="eastAsia"/>
                <w:color w:val="000000"/>
                <w:kern w:val="0"/>
                <w:sz w:val="22"/>
              </w:rPr>
              <w:lastRenderedPageBreak/>
              <w:t>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23.5</w:t>
            </w:r>
            <w:r w:rsidRPr="00BC5F8D">
              <w:rPr>
                <w:rFonts w:ascii="宋体" w:eastAsia="宋体" w:hAnsi="宋体" w:cs="宋体" w:hint="eastAsia"/>
                <w:color w:val="000000"/>
                <w:kern w:val="0"/>
                <w:sz w:val="22"/>
              </w:rPr>
              <w:lastRenderedPageBreak/>
              <w:t>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109.</w:t>
            </w:r>
            <w:r w:rsidRPr="00BC5F8D">
              <w:rPr>
                <w:rFonts w:ascii="宋体" w:eastAsia="宋体" w:hAnsi="宋体" w:cs="宋体" w:hint="eastAsia"/>
                <w:color w:val="000000"/>
                <w:kern w:val="0"/>
                <w:sz w:val="22"/>
              </w:rPr>
              <w:lastRenderedPageBreak/>
              <w:t>2563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37.0</w:t>
            </w:r>
            <w:r w:rsidRPr="00BC5F8D">
              <w:rPr>
                <w:rFonts w:ascii="宋体" w:eastAsia="宋体" w:hAnsi="宋体" w:cs="宋体" w:hint="eastAsia"/>
                <w:color w:val="000000"/>
                <w:kern w:val="0"/>
                <w:sz w:val="22"/>
              </w:rPr>
              <w:lastRenderedPageBreak/>
              <w:t>3345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2371</w:t>
            </w:r>
            <w:r w:rsidR="00A326B7">
              <w:rPr>
                <w:rFonts w:ascii="宋体" w:eastAsia="宋体" w:hAnsi="宋体" w:cs="宋体" w:hint="eastAsia"/>
                <w:color w:val="000000"/>
                <w:kern w:val="0"/>
                <w:sz w:val="22"/>
              </w:rPr>
              <w:lastRenderedPageBreak/>
              <w:t>96</w:t>
            </w:r>
            <w:r w:rsidRPr="00BC5F8D">
              <w:rPr>
                <w:rFonts w:ascii="宋体" w:eastAsia="宋体" w:hAnsi="宋体" w:cs="宋体" w:hint="eastAsia"/>
                <w:color w:val="000000"/>
                <w:kern w:val="0"/>
                <w:sz w:val="22"/>
              </w:rPr>
              <w:t>.8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 xml:space="preserve">监测单元: </w:t>
            </w:r>
            <w:r w:rsidRPr="00BC5F8D">
              <w:rPr>
                <w:rFonts w:ascii="宋体" w:eastAsia="宋体" w:hAnsi="宋体" w:cs="宋体" w:hint="eastAsia"/>
                <w:color w:val="000000"/>
                <w:kern w:val="0"/>
                <w:sz w:val="22"/>
              </w:rPr>
              <w:lastRenderedPageBreak/>
              <w:t>1</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35:09.8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35:09.5</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232.98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98</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109.2563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37.03345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2371</w:t>
            </w:r>
            <w:r w:rsidR="00A326B7">
              <w:rPr>
                <w:rFonts w:ascii="宋体" w:eastAsia="宋体" w:hAnsi="宋体" w:cs="宋体" w:hint="eastAsia"/>
                <w:color w:val="000000"/>
                <w:kern w:val="0"/>
                <w:sz w:val="22"/>
              </w:rPr>
              <w:t>96</w:t>
            </w:r>
            <w:r w:rsidRPr="00BC5F8D">
              <w:rPr>
                <w:rFonts w:ascii="宋体" w:eastAsia="宋体" w:hAnsi="宋体" w:cs="宋体" w:hint="eastAsia"/>
                <w:color w:val="000000"/>
                <w:kern w:val="0"/>
                <w:sz w:val="22"/>
              </w:rPr>
              <w:t>.8</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经度: 114°37'26.4"E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314.83</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0.7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109.7531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37.32217</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225426.9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纬度: 23°33'33.4"N</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341.57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96</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109.7531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37.32217</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225426.9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系统路径: DDF01E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35:09.9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233.22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109.7531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37.32217</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225426.9</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1:</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316.18</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109.7931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37.41005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285178.4</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ADD</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35:10.8</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341.33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94</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21.5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109.7931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37.41005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285178.4</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方位角: 0.000 度</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35:10.4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230.18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92</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109.7931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37.41005</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285178.4</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极化方式: Vertical</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312.61</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5.8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110.2852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36.82356</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124912.7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仰角: 0.000 度</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35:11.7</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343.57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20.6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110.2852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36.82356</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124912.7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高度: 0.00 m</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35:11.3</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232.85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92</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25.9</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110.2852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36.82356</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124912.7</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设备 2:</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311.82</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110.1428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36.88304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88711.66</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名称: DDF01E</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35:12.2</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343.</w:t>
            </w:r>
            <w:r w:rsidR="00A326B7">
              <w:rPr>
                <w:rFonts w:ascii="宋体" w:eastAsia="宋体" w:hAnsi="宋体" w:cs="宋体" w:hint="eastAsia"/>
                <w:color w:val="000000"/>
                <w:kern w:val="0"/>
                <w:sz w:val="22"/>
              </w:rPr>
              <w:t>96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96</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21.5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110.1428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36.88304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88711.66</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模式: Normal</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lastRenderedPageBreak/>
              <w:t>35:12.3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35:11.9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235.91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95</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25.2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110.1428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36.88304</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88711.66</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测向带宽: 3 kHz</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35:12.9</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312.09</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110.0576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36.8639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120187.5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音频带宽: 3 kHz</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35:12.7</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342.95</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97</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24.6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114.624</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23.55928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110.0576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36.8639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120187.5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解调: CW</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35:12.8</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MST-HF-BJ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35:12.4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234.47</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98</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27.6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116.8536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40.10611</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110.0576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36.8639</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120187.5</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测试时间: 0 s</w:t>
            </w:r>
          </w:p>
        </w:tc>
      </w:tr>
      <w:tr w:rsidR="00A71BA1" w:rsidRPr="00BC5F8D" w:rsidTr="00A71BA1">
        <w:trPr>
          <w:trHeight w:val="270"/>
        </w:trPr>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35:13.3</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10000000</w:t>
            </w:r>
          </w:p>
        </w:tc>
        <w:tc>
          <w:tcPr>
            <w:tcW w:w="1644"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MST-HF-NJ</w:t>
            </w:r>
          </w:p>
        </w:tc>
        <w:tc>
          <w:tcPr>
            <w:tcW w:w="1080"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35:13.4</w:t>
            </w:r>
          </w:p>
        </w:tc>
        <w:tc>
          <w:tcPr>
            <w:tcW w:w="98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315.9</w:t>
            </w:r>
          </w:p>
        </w:tc>
        <w:tc>
          <w:tcPr>
            <w:tcW w:w="1096" w:type="dxa"/>
            <w:shd w:val="clear" w:color="auto" w:fill="auto"/>
            <w:noWrap/>
            <w:vAlign w:val="center"/>
            <w:hideMark/>
          </w:tcPr>
          <w:p w:rsidR="00325DE9" w:rsidRPr="00BC5F8D" w:rsidRDefault="00325DE9" w:rsidP="00B23596">
            <w:pPr>
              <w:widowControl/>
              <w:ind w:firstLine="440"/>
              <w:jc w:val="center"/>
              <w:rPr>
                <w:rFonts w:ascii="宋体" w:eastAsia="宋体" w:hAnsi="宋体" w:cs="宋体"/>
                <w:color w:val="000000"/>
                <w:kern w:val="0"/>
                <w:sz w:val="22"/>
              </w:rPr>
            </w:pPr>
            <w:r w:rsidRPr="00BC5F8D">
              <w:rPr>
                <w:rFonts w:ascii="宋体" w:eastAsia="宋体" w:hAnsi="宋体" w:cs="宋体" w:hint="eastAsia"/>
                <w:color w:val="000000"/>
                <w:kern w:val="0"/>
                <w:sz w:val="22"/>
              </w:rPr>
              <w:t>########</w:t>
            </w:r>
          </w:p>
        </w:tc>
        <w:tc>
          <w:tcPr>
            <w:tcW w:w="782"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120.5756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30.24222</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110.0466</w:t>
            </w:r>
          </w:p>
        </w:tc>
        <w:tc>
          <w:tcPr>
            <w:tcW w:w="1096"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37.45303</w:t>
            </w:r>
          </w:p>
        </w:tc>
        <w:tc>
          <w:tcPr>
            <w:tcW w:w="1144" w:type="dxa"/>
            <w:shd w:val="clear" w:color="auto" w:fill="auto"/>
            <w:noWrap/>
            <w:vAlign w:val="center"/>
            <w:hideMark/>
          </w:tcPr>
          <w:p w:rsidR="00325DE9" w:rsidRPr="00BC5F8D" w:rsidRDefault="00325DE9" w:rsidP="00B23596">
            <w:pPr>
              <w:widowControl/>
              <w:ind w:firstLine="440"/>
              <w:jc w:val="right"/>
              <w:rPr>
                <w:rFonts w:ascii="宋体" w:eastAsia="宋体" w:hAnsi="宋体" w:cs="宋体"/>
                <w:color w:val="000000"/>
                <w:kern w:val="0"/>
                <w:sz w:val="22"/>
              </w:rPr>
            </w:pPr>
            <w:r w:rsidRPr="00BC5F8D">
              <w:rPr>
                <w:rFonts w:ascii="宋体" w:eastAsia="宋体" w:hAnsi="宋体" w:cs="宋体" w:hint="eastAsia"/>
                <w:color w:val="000000"/>
                <w:kern w:val="0"/>
                <w:sz w:val="22"/>
              </w:rPr>
              <w:t>212636.2</w:t>
            </w:r>
          </w:p>
        </w:tc>
        <w:tc>
          <w:tcPr>
            <w:tcW w:w="1701" w:type="dxa"/>
            <w:shd w:val="clear" w:color="auto" w:fill="auto"/>
            <w:noWrap/>
            <w:vAlign w:val="center"/>
            <w:hideMark/>
          </w:tcPr>
          <w:p w:rsidR="00325DE9" w:rsidRPr="00BC5F8D" w:rsidRDefault="00325DE9" w:rsidP="00B23596">
            <w:pPr>
              <w:widowControl/>
              <w:ind w:firstLine="440"/>
              <w:jc w:val="left"/>
              <w:rPr>
                <w:rFonts w:ascii="宋体" w:eastAsia="宋体" w:hAnsi="宋体" w:cs="宋体"/>
                <w:color w:val="000000"/>
                <w:kern w:val="0"/>
                <w:sz w:val="22"/>
              </w:rPr>
            </w:pPr>
            <w:r w:rsidRPr="00BC5F8D">
              <w:rPr>
                <w:rFonts w:ascii="宋体" w:eastAsia="宋体" w:hAnsi="宋体" w:cs="宋体" w:hint="eastAsia"/>
                <w:color w:val="000000"/>
                <w:kern w:val="0"/>
                <w:sz w:val="22"/>
              </w:rPr>
              <w:t>单位: 电平单位不是dBμV</w:t>
            </w:r>
          </w:p>
        </w:tc>
      </w:tr>
    </w:tbl>
    <w:p w:rsidR="00376D10" w:rsidRDefault="00376D10" w:rsidP="007D6A36">
      <w:pPr>
        <w:pStyle w:val="5"/>
      </w:pPr>
      <w:r>
        <w:rPr>
          <w:rFonts w:hint="eastAsia"/>
        </w:rPr>
        <w:t>联合定位视频数据格式</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2062"/>
        <w:gridCol w:w="1951"/>
        <w:gridCol w:w="1874"/>
        <w:gridCol w:w="2061"/>
        <w:gridCol w:w="3113"/>
        <w:gridCol w:w="3113"/>
      </w:tblGrid>
      <w:tr w:rsidR="00376D10" w:rsidRPr="001651D0" w:rsidTr="00E64A07">
        <w:trPr>
          <w:trHeight w:hRule="exact" w:val="1100"/>
          <w:tblHeader/>
          <w:jc w:val="center"/>
        </w:trPr>
        <w:tc>
          <w:tcPr>
            <w:tcW w:w="727" w:type="pct"/>
            <w:tcBorders>
              <w:top w:val="single" w:sz="8" w:space="0" w:color="auto"/>
              <w:left w:val="single" w:sz="6" w:space="0" w:color="auto"/>
              <w:bottom w:val="single" w:sz="6" w:space="0" w:color="auto"/>
              <w:right w:val="single" w:sz="6" w:space="0" w:color="auto"/>
            </w:tcBorders>
            <w:vAlign w:val="center"/>
            <w:hideMark/>
          </w:tcPr>
          <w:p w:rsidR="00376D10" w:rsidRPr="001651D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监测起止时间</w:t>
            </w:r>
          </w:p>
        </w:tc>
        <w:tc>
          <w:tcPr>
            <w:tcW w:w="688" w:type="pct"/>
            <w:tcBorders>
              <w:top w:val="single" w:sz="8" w:space="0" w:color="auto"/>
              <w:left w:val="single" w:sz="6" w:space="0" w:color="auto"/>
              <w:bottom w:val="single" w:sz="4" w:space="0" w:color="auto"/>
              <w:right w:val="single" w:sz="8" w:space="0" w:color="auto"/>
            </w:tcBorders>
            <w:vAlign w:val="center"/>
            <w:hideMark/>
          </w:tcPr>
          <w:p w:rsidR="00376D10" w:rsidRPr="001651D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中心频率</w:t>
            </w:r>
          </w:p>
        </w:tc>
        <w:tc>
          <w:tcPr>
            <w:tcW w:w="661" w:type="pct"/>
            <w:tcBorders>
              <w:top w:val="single" w:sz="8" w:space="0" w:color="auto"/>
              <w:left w:val="single" w:sz="8" w:space="0" w:color="auto"/>
              <w:bottom w:val="single" w:sz="4" w:space="0" w:color="auto"/>
              <w:right w:val="single" w:sz="8" w:space="0" w:color="auto"/>
            </w:tcBorders>
            <w:vAlign w:val="center"/>
            <w:hideMark/>
          </w:tcPr>
          <w:p w:rsidR="00376D10" w:rsidRPr="001651D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监测地点</w:t>
            </w:r>
          </w:p>
        </w:tc>
        <w:tc>
          <w:tcPr>
            <w:tcW w:w="727" w:type="pct"/>
            <w:tcBorders>
              <w:top w:val="single" w:sz="8" w:space="0" w:color="auto"/>
              <w:left w:val="single" w:sz="8" w:space="0" w:color="auto"/>
              <w:bottom w:val="single" w:sz="4" w:space="0" w:color="auto"/>
              <w:right w:val="single" w:sz="6" w:space="0" w:color="auto"/>
            </w:tcBorders>
            <w:vAlign w:val="center"/>
            <w:hideMark/>
          </w:tcPr>
          <w:p w:rsidR="00376D10" w:rsidRPr="001651D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监测站</w:t>
            </w:r>
          </w:p>
        </w:tc>
        <w:tc>
          <w:tcPr>
            <w:tcW w:w="1098" w:type="pct"/>
            <w:tcBorders>
              <w:top w:val="single" w:sz="8" w:space="0" w:color="auto"/>
              <w:left w:val="single" w:sz="6" w:space="0" w:color="auto"/>
              <w:bottom w:val="single" w:sz="6" w:space="0" w:color="auto"/>
              <w:right w:val="single" w:sz="6" w:space="0" w:color="auto"/>
            </w:tcBorders>
            <w:vAlign w:val="center"/>
            <w:hideMark/>
          </w:tcPr>
          <w:p w:rsidR="00376D10" w:rsidRPr="001651D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操作人</w:t>
            </w:r>
          </w:p>
        </w:tc>
        <w:tc>
          <w:tcPr>
            <w:tcW w:w="1098" w:type="pct"/>
            <w:tcBorders>
              <w:top w:val="single" w:sz="8" w:space="0" w:color="auto"/>
              <w:left w:val="single" w:sz="6" w:space="0" w:color="auto"/>
              <w:bottom w:val="single" w:sz="6" w:space="0" w:color="auto"/>
              <w:right w:val="single" w:sz="6" w:space="0" w:color="auto"/>
            </w:tcBorders>
          </w:tcPr>
          <w:p w:rsidR="00376D10" w:rsidRDefault="00376D10" w:rsidP="00B23596">
            <w:pPr>
              <w:pStyle w:val="ab"/>
              <w:spacing w:beforeLines="0"/>
              <w:ind w:firstLine="368"/>
              <w:jc w:val="center"/>
              <w:rPr>
                <w:rFonts w:ascii="Times New Roman" w:hAnsi="Times New Roman"/>
                <w:spacing w:val="2"/>
              </w:rPr>
            </w:pPr>
            <w:r>
              <w:rPr>
                <w:rFonts w:ascii="Times New Roman" w:hAnsi="Times New Roman" w:hint="eastAsia"/>
                <w:spacing w:val="2"/>
              </w:rPr>
              <w:t>数据文件</w:t>
            </w:r>
          </w:p>
        </w:tc>
      </w:tr>
      <w:tr w:rsidR="00376D10" w:rsidRPr="001651D0" w:rsidTr="00E64A07">
        <w:trPr>
          <w:trHeight w:hRule="exact" w:val="995"/>
          <w:jc w:val="center"/>
        </w:trPr>
        <w:tc>
          <w:tcPr>
            <w:tcW w:w="727" w:type="pct"/>
            <w:tcBorders>
              <w:top w:val="single" w:sz="6" w:space="0" w:color="auto"/>
              <w:left w:val="single" w:sz="6" w:space="0" w:color="auto"/>
              <w:bottom w:val="single" w:sz="6" w:space="0" w:color="auto"/>
              <w:right w:val="single" w:sz="6" w:space="0" w:color="auto"/>
            </w:tcBorders>
            <w:vAlign w:val="center"/>
          </w:tcPr>
          <w:p w:rsidR="00376D10" w:rsidRPr="001651D0" w:rsidRDefault="00376D10" w:rsidP="00B23596">
            <w:pPr>
              <w:adjustRightInd w:val="0"/>
              <w:snapToGrid w:val="0"/>
              <w:spacing w:line="440" w:lineRule="exact"/>
              <w:ind w:firstLine="360"/>
              <w:jc w:val="center"/>
              <w:rPr>
                <w:sz w:val="18"/>
                <w:szCs w:val="18"/>
              </w:rPr>
            </w:pPr>
          </w:p>
        </w:tc>
        <w:tc>
          <w:tcPr>
            <w:tcW w:w="688" w:type="pct"/>
            <w:tcBorders>
              <w:top w:val="single" w:sz="4" w:space="0" w:color="auto"/>
              <w:left w:val="single" w:sz="6" w:space="0" w:color="auto"/>
              <w:bottom w:val="single" w:sz="4" w:space="0" w:color="auto"/>
              <w:right w:val="single" w:sz="8" w:space="0" w:color="auto"/>
            </w:tcBorders>
            <w:vAlign w:val="center"/>
          </w:tcPr>
          <w:p w:rsidR="00376D10" w:rsidRPr="001651D0" w:rsidRDefault="00376D10" w:rsidP="00B23596">
            <w:pPr>
              <w:adjustRightInd w:val="0"/>
              <w:snapToGrid w:val="0"/>
              <w:spacing w:line="440" w:lineRule="exact"/>
              <w:ind w:firstLine="360"/>
              <w:jc w:val="center"/>
              <w:rPr>
                <w:sz w:val="18"/>
                <w:szCs w:val="18"/>
              </w:rPr>
            </w:pPr>
          </w:p>
        </w:tc>
        <w:tc>
          <w:tcPr>
            <w:tcW w:w="661" w:type="pct"/>
            <w:tcBorders>
              <w:top w:val="single" w:sz="4" w:space="0" w:color="auto"/>
              <w:left w:val="single" w:sz="8" w:space="0" w:color="auto"/>
              <w:bottom w:val="single" w:sz="4" w:space="0" w:color="auto"/>
              <w:right w:val="single" w:sz="8" w:space="0" w:color="auto"/>
            </w:tcBorders>
            <w:vAlign w:val="center"/>
          </w:tcPr>
          <w:p w:rsidR="00376D10" w:rsidRPr="001651D0" w:rsidRDefault="00376D10" w:rsidP="00B23596">
            <w:pPr>
              <w:adjustRightInd w:val="0"/>
              <w:snapToGrid w:val="0"/>
              <w:spacing w:line="440" w:lineRule="exact"/>
              <w:ind w:firstLine="360"/>
              <w:jc w:val="center"/>
              <w:rPr>
                <w:sz w:val="18"/>
                <w:szCs w:val="18"/>
              </w:rPr>
            </w:pPr>
          </w:p>
        </w:tc>
        <w:tc>
          <w:tcPr>
            <w:tcW w:w="727" w:type="pct"/>
            <w:tcBorders>
              <w:top w:val="single" w:sz="4" w:space="0" w:color="auto"/>
              <w:left w:val="single" w:sz="8" w:space="0" w:color="auto"/>
              <w:bottom w:val="single" w:sz="4" w:space="0" w:color="auto"/>
              <w:right w:val="single" w:sz="6" w:space="0" w:color="auto"/>
            </w:tcBorders>
            <w:vAlign w:val="center"/>
          </w:tcPr>
          <w:p w:rsidR="00376D10" w:rsidRPr="001651D0" w:rsidRDefault="00376D10"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vAlign w:val="center"/>
          </w:tcPr>
          <w:p w:rsidR="00376D10" w:rsidRPr="001651D0" w:rsidRDefault="00376D10" w:rsidP="00B23596">
            <w:pPr>
              <w:adjustRightInd w:val="0"/>
              <w:snapToGrid w:val="0"/>
              <w:spacing w:line="440" w:lineRule="exact"/>
              <w:ind w:firstLine="360"/>
              <w:jc w:val="center"/>
              <w:rPr>
                <w:sz w:val="18"/>
                <w:szCs w:val="18"/>
              </w:rPr>
            </w:pPr>
          </w:p>
        </w:tc>
        <w:tc>
          <w:tcPr>
            <w:tcW w:w="1098" w:type="pct"/>
            <w:tcBorders>
              <w:top w:val="single" w:sz="6" w:space="0" w:color="auto"/>
              <w:left w:val="single" w:sz="6" w:space="0" w:color="auto"/>
              <w:bottom w:val="single" w:sz="6" w:space="0" w:color="auto"/>
              <w:right w:val="single" w:sz="6" w:space="0" w:color="auto"/>
            </w:tcBorders>
          </w:tcPr>
          <w:p w:rsidR="00376D10" w:rsidRPr="001651D0" w:rsidRDefault="00376D10" w:rsidP="00B23596">
            <w:pPr>
              <w:adjustRightInd w:val="0"/>
              <w:snapToGrid w:val="0"/>
              <w:spacing w:line="440" w:lineRule="exact"/>
              <w:ind w:firstLine="360"/>
              <w:jc w:val="center"/>
              <w:rPr>
                <w:sz w:val="18"/>
                <w:szCs w:val="18"/>
              </w:rPr>
            </w:pPr>
          </w:p>
        </w:tc>
      </w:tr>
    </w:tbl>
    <w:p w:rsidR="00FF6B14" w:rsidRDefault="00FF6B14" w:rsidP="00B23596">
      <w:pPr>
        <w:ind w:firstLine="420"/>
        <w:sectPr w:rsidR="00FF6B14" w:rsidSect="00F35D8F">
          <w:pgSz w:w="16838" w:h="11906" w:orient="landscape"/>
          <w:pgMar w:top="1800" w:right="1440" w:bottom="1800" w:left="1440" w:header="851" w:footer="992" w:gutter="0"/>
          <w:cols w:space="425"/>
          <w:docGrid w:type="lines" w:linePitch="312"/>
        </w:sectPr>
      </w:pPr>
    </w:p>
    <w:p w:rsidR="00325DE9" w:rsidRPr="007D6A36" w:rsidRDefault="000E5386" w:rsidP="007D6A36">
      <w:pPr>
        <w:pStyle w:val="4"/>
      </w:pPr>
      <w:r w:rsidRPr="007D6A36">
        <w:rPr>
          <w:rFonts w:hint="eastAsia"/>
        </w:rPr>
        <w:lastRenderedPageBreak/>
        <w:t>短波监测的监测报告数据格式</w:t>
      </w:r>
    </w:p>
    <w:p w:rsidR="000E5386" w:rsidRDefault="00EE3A7E" w:rsidP="00EE3A7E">
      <w:pPr>
        <w:ind w:firstLineChars="200" w:firstLine="420"/>
      </w:pPr>
      <w:r>
        <w:rPr>
          <w:rFonts w:hint="eastAsia"/>
        </w:rPr>
        <w:t>短波监测的监测报告的数据</w:t>
      </w:r>
      <w:r w:rsidR="000E5386">
        <w:rPr>
          <w:rFonts w:hint="eastAsia"/>
        </w:rPr>
        <w:t>格式</w:t>
      </w:r>
      <w:r>
        <w:rPr>
          <w:rFonts w:hint="eastAsia"/>
        </w:rPr>
        <w:t>是文档，可能是</w:t>
      </w:r>
      <w:r>
        <w:rPr>
          <w:rFonts w:hint="eastAsia"/>
        </w:rPr>
        <w:t>WORD</w:t>
      </w:r>
      <w:r>
        <w:rPr>
          <w:rFonts w:hint="eastAsia"/>
        </w:rPr>
        <w:t>文档，也可以是</w:t>
      </w:r>
      <w:r>
        <w:rPr>
          <w:rFonts w:hint="eastAsia"/>
        </w:rPr>
        <w:t>PDF</w:t>
      </w:r>
      <w:r>
        <w:rPr>
          <w:rFonts w:hint="eastAsia"/>
        </w:rPr>
        <w:t>格式的文档</w:t>
      </w:r>
      <w:r w:rsidR="000D30E9">
        <w:rPr>
          <w:rFonts w:hint="eastAsia"/>
        </w:rPr>
        <w:t>，以及人为输入的数据信息</w:t>
      </w:r>
      <w:r>
        <w:rPr>
          <w:rFonts w:hint="eastAsia"/>
        </w:rPr>
        <w:t>。</w:t>
      </w:r>
    </w:p>
    <w:tbl>
      <w:tblPr>
        <w:tblStyle w:val="a5"/>
        <w:tblW w:w="0" w:type="auto"/>
        <w:tblLayout w:type="fixed"/>
        <w:tblLook w:val="04A0" w:firstRow="1" w:lastRow="0" w:firstColumn="1" w:lastColumn="0" w:noHBand="0" w:noVBand="1"/>
      </w:tblPr>
      <w:tblGrid>
        <w:gridCol w:w="1384"/>
      </w:tblGrid>
      <w:tr w:rsidR="00CE2794" w:rsidRPr="006E7464" w:rsidTr="00E64A07">
        <w:tc>
          <w:tcPr>
            <w:tcW w:w="1384" w:type="dxa"/>
          </w:tcPr>
          <w:p w:rsidR="00CE2794" w:rsidRPr="006E7464" w:rsidRDefault="00CE2794"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r>
      <w:tr w:rsidR="00CE2794" w:rsidRPr="006E7464" w:rsidTr="00E64A07">
        <w:tc>
          <w:tcPr>
            <w:tcW w:w="1384" w:type="dxa"/>
          </w:tcPr>
          <w:p w:rsidR="00CE2794" w:rsidRPr="00021E0D" w:rsidRDefault="00CE2794" w:rsidP="00B23596">
            <w:pPr>
              <w:ind w:firstLine="360"/>
              <w:rPr>
                <w:rFonts w:asciiTheme="minorEastAsia" w:hAnsiTheme="minorEastAsia"/>
                <w:sz w:val="18"/>
                <w:szCs w:val="18"/>
              </w:rPr>
            </w:pPr>
            <w:r w:rsidRPr="00021E0D">
              <w:rPr>
                <w:rFonts w:asciiTheme="minorEastAsia" w:hAnsiTheme="minorEastAsia" w:hint="eastAsia"/>
                <w:sz w:val="18"/>
                <w:szCs w:val="18"/>
              </w:rPr>
              <w:t>编号</w:t>
            </w:r>
          </w:p>
        </w:tc>
      </w:tr>
      <w:tr w:rsidR="00CE2794" w:rsidRPr="00721886" w:rsidTr="00E64A07">
        <w:tc>
          <w:tcPr>
            <w:tcW w:w="1384" w:type="dxa"/>
            <w:vAlign w:val="center"/>
          </w:tcPr>
          <w:p w:rsidR="00CE2794" w:rsidRPr="00021E0D" w:rsidRDefault="00CE279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报告类型</w:t>
            </w:r>
          </w:p>
        </w:tc>
      </w:tr>
      <w:tr w:rsidR="00CE2794" w:rsidRPr="00721886" w:rsidTr="00E64A07">
        <w:tc>
          <w:tcPr>
            <w:tcW w:w="1384" w:type="dxa"/>
            <w:vAlign w:val="center"/>
          </w:tcPr>
          <w:p w:rsidR="00CE2794" w:rsidRPr="00021E0D" w:rsidRDefault="0040174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中心</w:t>
            </w:r>
            <w:r w:rsidR="00CE2794" w:rsidRPr="00021E0D">
              <w:rPr>
                <w:rFonts w:asciiTheme="minorEastAsia" w:hAnsiTheme="minorEastAsia" w:cs="宋体" w:hint="eastAsia"/>
                <w:color w:val="000000"/>
                <w:kern w:val="0"/>
                <w:sz w:val="18"/>
                <w:szCs w:val="18"/>
              </w:rPr>
              <w:t>频率</w:t>
            </w:r>
          </w:p>
        </w:tc>
      </w:tr>
      <w:tr w:rsidR="00CE2794" w:rsidRPr="00721886" w:rsidTr="00E64A07">
        <w:tc>
          <w:tcPr>
            <w:tcW w:w="1384" w:type="dxa"/>
            <w:vAlign w:val="center"/>
          </w:tcPr>
          <w:p w:rsidR="00CE2794" w:rsidRPr="00021E0D" w:rsidRDefault="00CE279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监测地</w:t>
            </w:r>
          </w:p>
        </w:tc>
      </w:tr>
      <w:tr w:rsidR="00CE2794" w:rsidRPr="00721886" w:rsidTr="00E64A07">
        <w:tc>
          <w:tcPr>
            <w:tcW w:w="1384" w:type="dxa"/>
            <w:vAlign w:val="center"/>
          </w:tcPr>
          <w:p w:rsidR="00CE2794" w:rsidRPr="00021E0D" w:rsidRDefault="00CE279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监测站</w:t>
            </w:r>
          </w:p>
        </w:tc>
      </w:tr>
      <w:tr w:rsidR="00CE2794" w:rsidRPr="00721886" w:rsidTr="00E64A07">
        <w:tc>
          <w:tcPr>
            <w:tcW w:w="1384" w:type="dxa"/>
            <w:vAlign w:val="center"/>
          </w:tcPr>
          <w:p w:rsidR="00CE2794" w:rsidRPr="00021E0D" w:rsidRDefault="00CE279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关键字</w:t>
            </w:r>
          </w:p>
        </w:tc>
      </w:tr>
      <w:tr w:rsidR="00CE2794" w:rsidRPr="00721886" w:rsidTr="00E64A07">
        <w:tc>
          <w:tcPr>
            <w:tcW w:w="1384" w:type="dxa"/>
            <w:vAlign w:val="center"/>
          </w:tcPr>
          <w:p w:rsidR="00CE2794" w:rsidRPr="00021E0D" w:rsidRDefault="00CE2794" w:rsidP="00B23596">
            <w:pPr>
              <w:widowControl/>
              <w:ind w:firstLine="360"/>
              <w:jc w:val="left"/>
              <w:rPr>
                <w:rFonts w:asciiTheme="minorEastAsia" w:hAnsiTheme="minorEastAsia" w:cs="宋体"/>
                <w:color w:val="000000"/>
                <w:kern w:val="0"/>
                <w:sz w:val="18"/>
                <w:szCs w:val="18"/>
              </w:rPr>
            </w:pPr>
            <w:r w:rsidRPr="00021E0D">
              <w:rPr>
                <w:rFonts w:asciiTheme="minorEastAsia" w:hAnsiTheme="minorEastAsia" w:cs="宋体" w:hint="eastAsia"/>
                <w:color w:val="000000"/>
                <w:kern w:val="0"/>
                <w:sz w:val="18"/>
                <w:szCs w:val="18"/>
              </w:rPr>
              <w:t>撰写人</w:t>
            </w:r>
          </w:p>
        </w:tc>
      </w:tr>
      <w:tr w:rsidR="00CE2794" w:rsidTr="00E64A07">
        <w:tc>
          <w:tcPr>
            <w:tcW w:w="1384" w:type="dxa"/>
            <w:vAlign w:val="center"/>
          </w:tcPr>
          <w:p w:rsidR="00CE2794" w:rsidRDefault="00CE2794"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报告 </w:t>
            </w:r>
          </w:p>
        </w:tc>
      </w:tr>
      <w:tr w:rsidR="00CE2794" w:rsidRPr="006E7464" w:rsidTr="00E64A07">
        <w:tc>
          <w:tcPr>
            <w:tcW w:w="1384" w:type="dxa"/>
            <w:vAlign w:val="center"/>
          </w:tcPr>
          <w:p w:rsidR="00CE2794" w:rsidRPr="006E7464" w:rsidRDefault="00CE2794"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r>
      <w:tr w:rsidR="00CE2794" w:rsidRPr="006E7464" w:rsidTr="00E64A07">
        <w:tc>
          <w:tcPr>
            <w:tcW w:w="1384" w:type="dxa"/>
            <w:vAlign w:val="center"/>
          </w:tcPr>
          <w:p w:rsidR="00CE2794" w:rsidRPr="006E7464" w:rsidRDefault="00CE2794"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r>
    </w:tbl>
    <w:p w:rsidR="00CE2794" w:rsidRPr="000E5386" w:rsidRDefault="00CE2794" w:rsidP="00EE3A7E">
      <w:pPr>
        <w:ind w:firstLineChars="200" w:firstLine="420"/>
      </w:pPr>
    </w:p>
    <w:p w:rsidR="00EE3A7E" w:rsidRPr="007D6A36" w:rsidRDefault="00EE3A7E" w:rsidP="007D6A36">
      <w:pPr>
        <w:pStyle w:val="3"/>
      </w:pPr>
      <w:r w:rsidRPr="007D6A36">
        <w:rPr>
          <w:rFonts w:hint="eastAsia"/>
        </w:rPr>
        <w:t>超短波监测数据格式</w:t>
      </w:r>
    </w:p>
    <w:p w:rsidR="00376D10" w:rsidRPr="00D349E7" w:rsidRDefault="00376D10" w:rsidP="00376D10">
      <w:pPr>
        <w:ind w:firstLineChars="200" w:firstLine="420"/>
      </w:pPr>
      <w:r>
        <w:rPr>
          <w:rFonts w:hint="eastAsia"/>
        </w:rPr>
        <w:t>超短波监测与短波监测一一对应。</w:t>
      </w:r>
    </w:p>
    <w:p w:rsidR="000D30E9" w:rsidRPr="007D6A36" w:rsidRDefault="000D30E9" w:rsidP="007D6A36">
      <w:pPr>
        <w:pStyle w:val="3"/>
      </w:pPr>
      <w:r w:rsidRPr="007D6A36">
        <w:rPr>
          <w:rFonts w:hint="eastAsia"/>
        </w:rPr>
        <w:t>卫星数据格式</w:t>
      </w:r>
    </w:p>
    <w:p w:rsidR="000D30E9" w:rsidRPr="007D6A36" w:rsidRDefault="000D30E9" w:rsidP="007D6A36">
      <w:pPr>
        <w:pStyle w:val="4"/>
      </w:pPr>
      <w:r w:rsidRPr="007D6A36">
        <w:rPr>
          <w:rFonts w:hint="eastAsia"/>
        </w:rPr>
        <w:t>卫星数据格式</w:t>
      </w:r>
    </w:p>
    <w:p w:rsidR="000D30E9" w:rsidRDefault="000D30E9" w:rsidP="000D30E9">
      <w:pPr>
        <w:ind w:firstLineChars="200" w:firstLine="420"/>
      </w:pPr>
      <w:r>
        <w:rPr>
          <w:rFonts w:hint="eastAsia"/>
        </w:rPr>
        <w:t>卫星数据是一张图，以及附带人为输入的索引信息。</w:t>
      </w:r>
    </w:p>
    <w:tbl>
      <w:tblPr>
        <w:tblW w:w="477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5"/>
        <w:gridCol w:w="466"/>
        <w:gridCol w:w="678"/>
        <w:gridCol w:w="500"/>
        <w:gridCol w:w="780"/>
        <w:gridCol w:w="796"/>
        <w:gridCol w:w="707"/>
        <w:gridCol w:w="378"/>
        <w:gridCol w:w="378"/>
        <w:gridCol w:w="787"/>
        <w:gridCol w:w="787"/>
        <w:gridCol w:w="378"/>
        <w:gridCol w:w="378"/>
        <w:gridCol w:w="378"/>
        <w:gridCol w:w="368"/>
      </w:tblGrid>
      <w:tr w:rsidR="001E6B2C" w:rsidRPr="0061267C" w:rsidTr="001E6B2C">
        <w:trPr>
          <w:trHeight w:val="285"/>
          <w:jc w:val="center"/>
        </w:trPr>
        <w:tc>
          <w:tcPr>
            <w:tcW w:w="236"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序</w:t>
            </w:r>
            <w:r w:rsidRPr="0061267C">
              <w:rPr>
                <w:rFonts w:ascii="黑体" w:eastAsia="黑体" w:hAnsi="宋体" w:cs="宋体" w:hint="eastAsia"/>
                <w:color w:val="000000"/>
                <w:kern w:val="0"/>
                <w:sz w:val="18"/>
                <w:szCs w:val="18"/>
              </w:rPr>
              <w:t>号</w:t>
            </w:r>
          </w:p>
        </w:tc>
        <w:tc>
          <w:tcPr>
            <w:tcW w:w="286"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proofErr w:type="gramStart"/>
            <w:r>
              <w:rPr>
                <w:rFonts w:ascii="黑体" w:eastAsia="黑体" w:hAnsi="宋体" w:cs="宋体" w:hint="eastAsia"/>
                <w:color w:val="000000"/>
                <w:kern w:val="0"/>
                <w:sz w:val="18"/>
                <w:szCs w:val="18"/>
              </w:rPr>
              <w:t>轨</w:t>
            </w:r>
            <w:r w:rsidRPr="0061267C">
              <w:rPr>
                <w:rFonts w:ascii="黑体" w:eastAsia="黑体" w:hAnsi="宋体" w:cs="宋体" w:hint="eastAsia"/>
                <w:color w:val="000000"/>
                <w:kern w:val="0"/>
                <w:sz w:val="18"/>
                <w:szCs w:val="18"/>
              </w:rPr>
              <w:t>位</w:t>
            </w:r>
            <w:proofErr w:type="gramEnd"/>
            <w:r w:rsidRPr="0061267C">
              <w:rPr>
                <w:rFonts w:ascii="黑体" w:eastAsia="黑体" w:hAnsi="宋体" w:cs="宋体" w:hint="eastAsia"/>
                <w:color w:val="000000"/>
                <w:kern w:val="0"/>
                <w:sz w:val="18"/>
                <w:szCs w:val="18"/>
              </w:rPr>
              <w:t>(°E)</w:t>
            </w:r>
          </w:p>
        </w:tc>
        <w:tc>
          <w:tcPr>
            <w:tcW w:w="416"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卫星名称</w:t>
            </w:r>
            <w:r w:rsidRPr="0061267C">
              <w:rPr>
                <w:rFonts w:ascii="黑体" w:eastAsia="黑体" w:hAnsi="宋体" w:cs="宋体" w:hint="eastAsia"/>
                <w:color w:val="000000"/>
                <w:kern w:val="0"/>
                <w:sz w:val="18"/>
                <w:szCs w:val="18"/>
                <w:vertAlign w:val="superscript"/>
              </w:rPr>
              <w:t>1</w:t>
            </w:r>
          </w:p>
        </w:tc>
        <w:tc>
          <w:tcPr>
            <w:tcW w:w="307"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center"/>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国家</w:t>
            </w:r>
          </w:p>
        </w:tc>
        <w:tc>
          <w:tcPr>
            <w:tcW w:w="479"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RBW（MHz）</w:t>
            </w:r>
          </w:p>
        </w:tc>
        <w:tc>
          <w:tcPr>
            <w:tcW w:w="489"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VBW（kHz）</w:t>
            </w:r>
          </w:p>
        </w:tc>
        <w:tc>
          <w:tcPr>
            <w:tcW w:w="434"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参考电平（dB）</w:t>
            </w: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频</w:t>
            </w:r>
            <w:r w:rsidRPr="0061267C">
              <w:rPr>
                <w:rFonts w:ascii="黑体" w:eastAsia="黑体" w:hAnsi="宋体" w:cs="宋体" w:hint="eastAsia"/>
                <w:color w:val="000000"/>
                <w:kern w:val="0"/>
                <w:sz w:val="18"/>
                <w:szCs w:val="18"/>
              </w:rPr>
              <w:t>段</w:t>
            </w: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极</w:t>
            </w:r>
            <w:r w:rsidRPr="0061267C">
              <w:rPr>
                <w:rFonts w:ascii="黑体" w:eastAsia="黑体" w:hAnsi="宋体" w:cs="宋体" w:hint="eastAsia"/>
                <w:color w:val="000000"/>
                <w:kern w:val="0"/>
                <w:sz w:val="18"/>
                <w:szCs w:val="18"/>
              </w:rPr>
              <w:t>化方式</w:t>
            </w:r>
          </w:p>
        </w:tc>
        <w:tc>
          <w:tcPr>
            <w:tcW w:w="483"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起始</w:t>
            </w:r>
          </w:p>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频率（MHz）</w:t>
            </w:r>
          </w:p>
        </w:tc>
        <w:tc>
          <w:tcPr>
            <w:tcW w:w="483"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截止</w:t>
            </w:r>
          </w:p>
          <w:p w:rsidR="001E6B2C" w:rsidRPr="0061267C" w:rsidRDefault="001E6B2C" w:rsidP="001E6B2C">
            <w:pPr>
              <w:widowControl/>
              <w:rPr>
                <w:rFonts w:ascii="黑体" w:eastAsia="黑体" w:hAnsi="宋体" w:cs="宋体"/>
                <w:color w:val="000000"/>
                <w:kern w:val="0"/>
                <w:sz w:val="18"/>
                <w:szCs w:val="18"/>
              </w:rPr>
            </w:pPr>
            <w:r w:rsidRPr="0061267C">
              <w:rPr>
                <w:rFonts w:ascii="黑体" w:eastAsia="黑体" w:hAnsi="宋体" w:cs="宋体" w:hint="eastAsia"/>
                <w:color w:val="000000"/>
                <w:kern w:val="0"/>
                <w:sz w:val="18"/>
                <w:szCs w:val="18"/>
              </w:rPr>
              <w:t>频率（MHz）</w:t>
            </w: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频</w:t>
            </w:r>
            <w:r w:rsidRPr="0061267C">
              <w:rPr>
                <w:rFonts w:ascii="黑体" w:eastAsia="黑体" w:hAnsi="宋体" w:cs="宋体" w:hint="eastAsia"/>
                <w:color w:val="000000"/>
                <w:kern w:val="0"/>
                <w:sz w:val="18"/>
                <w:szCs w:val="18"/>
              </w:rPr>
              <w:t>谱图</w:t>
            </w:r>
            <w:r w:rsidRPr="0061267C">
              <w:rPr>
                <w:rFonts w:ascii="黑体" w:eastAsia="黑体" w:hAnsi="宋体" w:cs="宋体" w:hint="eastAsia"/>
                <w:color w:val="000000"/>
                <w:kern w:val="0"/>
                <w:sz w:val="18"/>
                <w:szCs w:val="18"/>
                <w:vertAlign w:val="superscript"/>
              </w:rPr>
              <w:t>4</w:t>
            </w:r>
          </w:p>
        </w:tc>
        <w:tc>
          <w:tcPr>
            <w:tcW w:w="232" w:type="pct"/>
            <w:tcBorders>
              <w:top w:val="single" w:sz="4" w:space="0" w:color="auto"/>
              <w:left w:val="single" w:sz="4" w:space="0" w:color="auto"/>
              <w:bottom w:val="single" w:sz="4" w:space="0" w:color="auto"/>
              <w:right w:val="single" w:sz="4" w:space="0" w:color="auto"/>
            </w:tcBorders>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监</w:t>
            </w:r>
            <w:r w:rsidRPr="0061267C">
              <w:rPr>
                <w:rFonts w:ascii="黑体" w:eastAsia="黑体" w:hAnsi="宋体" w:cs="宋体" w:hint="eastAsia"/>
                <w:color w:val="000000"/>
                <w:kern w:val="0"/>
                <w:sz w:val="18"/>
                <w:szCs w:val="18"/>
              </w:rPr>
              <w:t>测站</w:t>
            </w: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监</w:t>
            </w:r>
            <w:r w:rsidRPr="0061267C">
              <w:rPr>
                <w:rFonts w:ascii="黑体" w:eastAsia="黑体" w:hAnsi="宋体" w:cs="宋体" w:hint="eastAsia"/>
                <w:color w:val="000000"/>
                <w:kern w:val="0"/>
                <w:sz w:val="18"/>
                <w:szCs w:val="18"/>
              </w:rPr>
              <w:t>测时间</w:t>
            </w: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1E6B2C">
            <w:pPr>
              <w:widowControl/>
              <w:rPr>
                <w:rFonts w:ascii="黑体" w:eastAsia="黑体" w:hAnsi="宋体" w:cs="宋体"/>
                <w:color w:val="000000"/>
                <w:kern w:val="0"/>
                <w:sz w:val="18"/>
                <w:szCs w:val="18"/>
              </w:rPr>
            </w:pPr>
            <w:r>
              <w:rPr>
                <w:rFonts w:ascii="黑体" w:eastAsia="黑体" w:hAnsi="宋体" w:cs="宋体" w:hint="eastAsia"/>
                <w:color w:val="000000"/>
                <w:kern w:val="0"/>
                <w:sz w:val="18"/>
                <w:szCs w:val="18"/>
              </w:rPr>
              <w:t>监</w:t>
            </w:r>
            <w:r w:rsidRPr="0061267C">
              <w:rPr>
                <w:rFonts w:ascii="黑体" w:eastAsia="黑体" w:hAnsi="宋体" w:cs="宋体" w:hint="eastAsia"/>
                <w:color w:val="000000"/>
                <w:kern w:val="0"/>
                <w:sz w:val="18"/>
                <w:szCs w:val="18"/>
              </w:rPr>
              <w:t>测人</w:t>
            </w:r>
          </w:p>
        </w:tc>
      </w:tr>
      <w:tr w:rsidR="001E6B2C" w:rsidRPr="0061267C" w:rsidTr="001E6B2C">
        <w:trPr>
          <w:trHeight w:val="270"/>
          <w:jc w:val="center"/>
        </w:trPr>
        <w:tc>
          <w:tcPr>
            <w:tcW w:w="236" w:type="pct"/>
            <w:vMerge w:val="restar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1</w:t>
            </w:r>
          </w:p>
        </w:tc>
        <w:tc>
          <w:tcPr>
            <w:tcW w:w="286" w:type="pct"/>
            <w:vMerge w:val="restar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132</w:t>
            </w:r>
          </w:p>
        </w:tc>
        <w:tc>
          <w:tcPr>
            <w:tcW w:w="416"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JCSat5A</w:t>
            </w:r>
          </w:p>
        </w:tc>
        <w:tc>
          <w:tcPr>
            <w:tcW w:w="307" w:type="pct"/>
            <w:vMerge w:val="restar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X</w:t>
            </w:r>
            <w:r w:rsidRPr="0061267C">
              <w:rPr>
                <w:rFonts w:ascii="仿宋_GB2312" w:eastAsia="仿宋_GB2312" w:hAnsi="宋体" w:cs="宋体"/>
                <w:color w:val="000000"/>
                <w:kern w:val="0"/>
                <w:sz w:val="18"/>
                <w:szCs w:val="18"/>
              </w:rPr>
              <w:t>X</w:t>
            </w:r>
          </w:p>
        </w:tc>
        <w:tc>
          <w:tcPr>
            <w:tcW w:w="47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8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34"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C</w:t>
            </w: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H</w:t>
            </w:r>
          </w:p>
        </w:tc>
        <w:tc>
          <w:tcPr>
            <w:tcW w:w="483"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3420</w:t>
            </w:r>
          </w:p>
        </w:tc>
        <w:tc>
          <w:tcPr>
            <w:tcW w:w="483"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360"/>
              <w:jc w:val="center"/>
              <w:rPr>
                <w:rFonts w:ascii="仿宋_GB2312" w:eastAsia="仿宋_GB2312" w:hAnsi="宋体" w:cs="宋体"/>
                <w:color w:val="000000"/>
                <w:kern w:val="0"/>
                <w:sz w:val="18"/>
                <w:szCs w:val="18"/>
              </w:rPr>
            </w:pPr>
            <w:r w:rsidRPr="0061267C">
              <w:rPr>
                <w:rFonts w:ascii="仿宋_GB2312" w:eastAsia="仿宋_GB2312" w:hAnsi="宋体" w:cs="宋体" w:hint="eastAsia"/>
                <w:color w:val="000000"/>
                <w:kern w:val="0"/>
                <w:sz w:val="18"/>
                <w:szCs w:val="18"/>
              </w:rPr>
              <w:t>3447</w:t>
            </w: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420"/>
              <w:jc w:val="left"/>
              <w:rPr>
                <w:rFonts w:ascii="Calibri" w:eastAsia="宋体" w:hAnsi="Calibri" w:cs="宋体"/>
                <w:szCs w:val="20"/>
              </w:rPr>
            </w:pP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B23596">
            <w:pPr>
              <w:widowControl/>
              <w:ind w:firstLine="420"/>
              <w:jc w:val="left"/>
              <w:rPr>
                <w:rFonts w:ascii="Calibri" w:eastAsia="宋体" w:hAnsi="Calibri" w:cs="宋体"/>
                <w:szCs w:val="20"/>
              </w:rPr>
            </w:pPr>
          </w:p>
        </w:tc>
      </w:tr>
      <w:tr w:rsidR="001E6B2C" w:rsidRPr="0061267C" w:rsidTr="001E6B2C">
        <w:trPr>
          <w:trHeight w:val="270"/>
          <w:jc w:val="center"/>
        </w:trPr>
        <w:tc>
          <w:tcPr>
            <w:tcW w:w="23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1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307"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7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8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34"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420"/>
              <w:jc w:val="left"/>
              <w:rPr>
                <w:rFonts w:ascii="Calibri" w:eastAsia="宋体" w:hAnsi="Calibri" w:cs="宋体"/>
                <w:szCs w:val="20"/>
              </w:rPr>
            </w:pP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B23596">
            <w:pPr>
              <w:widowControl/>
              <w:ind w:firstLine="420"/>
              <w:jc w:val="left"/>
              <w:rPr>
                <w:rFonts w:ascii="Calibri" w:eastAsia="宋体" w:hAnsi="Calibri" w:cs="宋体"/>
                <w:szCs w:val="20"/>
              </w:rPr>
            </w:pPr>
          </w:p>
        </w:tc>
      </w:tr>
      <w:tr w:rsidR="001E6B2C" w:rsidRPr="0061267C" w:rsidTr="001E6B2C">
        <w:trPr>
          <w:trHeight w:val="270"/>
          <w:jc w:val="center"/>
        </w:trPr>
        <w:tc>
          <w:tcPr>
            <w:tcW w:w="23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1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307"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7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8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34"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420"/>
              <w:jc w:val="left"/>
              <w:rPr>
                <w:rFonts w:ascii="Calibri" w:eastAsia="宋体" w:hAnsi="Calibri" w:cs="宋体"/>
                <w:szCs w:val="20"/>
              </w:rPr>
            </w:pP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B23596">
            <w:pPr>
              <w:widowControl/>
              <w:ind w:firstLine="420"/>
              <w:jc w:val="left"/>
              <w:rPr>
                <w:rFonts w:ascii="Calibri" w:eastAsia="宋体" w:hAnsi="Calibri" w:cs="宋体"/>
                <w:szCs w:val="20"/>
              </w:rPr>
            </w:pPr>
          </w:p>
        </w:tc>
      </w:tr>
      <w:tr w:rsidR="001E6B2C" w:rsidRPr="0061267C" w:rsidTr="001E6B2C">
        <w:trPr>
          <w:trHeight w:val="270"/>
          <w:jc w:val="center"/>
        </w:trPr>
        <w:tc>
          <w:tcPr>
            <w:tcW w:w="23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1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307"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7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8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34"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420"/>
              <w:jc w:val="left"/>
              <w:rPr>
                <w:rFonts w:ascii="Calibri" w:eastAsia="宋体" w:hAnsi="Calibri" w:cs="宋体"/>
                <w:szCs w:val="20"/>
              </w:rPr>
            </w:pP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B23596">
            <w:pPr>
              <w:widowControl/>
              <w:ind w:firstLine="420"/>
              <w:jc w:val="left"/>
              <w:rPr>
                <w:rFonts w:ascii="Calibri" w:eastAsia="宋体" w:hAnsi="Calibri" w:cs="宋体"/>
                <w:szCs w:val="20"/>
              </w:rPr>
            </w:pPr>
          </w:p>
        </w:tc>
      </w:tr>
      <w:tr w:rsidR="001E6B2C" w:rsidRPr="0061267C" w:rsidTr="001E6B2C">
        <w:trPr>
          <w:trHeight w:val="270"/>
          <w:jc w:val="center"/>
        </w:trPr>
        <w:tc>
          <w:tcPr>
            <w:tcW w:w="23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28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16"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307" w:type="pct"/>
            <w:vMerge/>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360"/>
              <w:jc w:val="left"/>
              <w:rPr>
                <w:rFonts w:ascii="仿宋_GB2312" w:eastAsia="仿宋_GB2312" w:hAnsi="宋体" w:cs="宋体"/>
                <w:color w:val="000000"/>
                <w:kern w:val="0"/>
                <w:sz w:val="18"/>
                <w:szCs w:val="18"/>
              </w:rPr>
            </w:pPr>
          </w:p>
        </w:tc>
        <w:tc>
          <w:tcPr>
            <w:tcW w:w="47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89"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434" w:type="pct"/>
            <w:tcBorders>
              <w:top w:val="single" w:sz="4" w:space="0" w:color="auto"/>
              <w:left w:val="single" w:sz="4" w:space="0" w:color="auto"/>
              <w:bottom w:val="single" w:sz="4" w:space="0" w:color="auto"/>
              <w:right w:val="single" w:sz="4" w:space="0" w:color="auto"/>
            </w:tcBorders>
            <w:noWrap/>
            <w:vAlign w:val="center"/>
            <w:hideMark/>
          </w:tcPr>
          <w:p w:rsidR="001E6B2C" w:rsidRPr="0061267C" w:rsidRDefault="001E6B2C" w:rsidP="00B23596">
            <w:pPr>
              <w:widowControl/>
              <w:ind w:firstLine="420"/>
              <w:jc w:val="left"/>
              <w:rPr>
                <w:rFonts w:ascii="Calibri" w:eastAsia="宋体" w:hAnsi="Calibri" w:cs="宋体"/>
                <w:szCs w:val="20"/>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483" w:type="pct"/>
            <w:tcBorders>
              <w:top w:val="single" w:sz="4" w:space="0" w:color="auto"/>
              <w:left w:val="single" w:sz="4" w:space="0" w:color="auto"/>
              <w:bottom w:val="single" w:sz="4" w:space="0" w:color="auto"/>
              <w:right w:val="single" w:sz="4" w:space="0" w:color="auto"/>
            </w:tcBorders>
            <w:noWrap/>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tcPr>
          <w:p w:rsidR="001E6B2C" w:rsidRPr="0061267C" w:rsidRDefault="001E6B2C" w:rsidP="00B23596">
            <w:pPr>
              <w:widowControl/>
              <w:ind w:firstLine="360"/>
              <w:jc w:val="center"/>
              <w:rPr>
                <w:rFonts w:ascii="仿宋_GB2312" w:eastAsia="仿宋_GB2312" w:hAnsi="宋体" w:cs="宋体"/>
                <w:color w:val="000000"/>
                <w:kern w:val="0"/>
                <w:sz w:val="18"/>
                <w:szCs w:val="18"/>
              </w:rPr>
            </w:pPr>
          </w:p>
        </w:tc>
        <w:tc>
          <w:tcPr>
            <w:tcW w:w="232" w:type="pct"/>
            <w:tcBorders>
              <w:top w:val="single" w:sz="4" w:space="0" w:color="auto"/>
              <w:left w:val="single" w:sz="4" w:space="0" w:color="auto"/>
              <w:bottom w:val="single" w:sz="4" w:space="0" w:color="auto"/>
              <w:right w:val="single" w:sz="4" w:space="0" w:color="auto"/>
            </w:tcBorders>
            <w:vAlign w:val="center"/>
            <w:hideMark/>
          </w:tcPr>
          <w:p w:rsidR="001E6B2C" w:rsidRPr="0061267C" w:rsidRDefault="001E6B2C" w:rsidP="00B23596">
            <w:pPr>
              <w:widowControl/>
              <w:ind w:firstLine="420"/>
              <w:jc w:val="left"/>
              <w:rPr>
                <w:rFonts w:ascii="Calibri" w:eastAsia="宋体" w:hAnsi="Calibri" w:cs="宋体"/>
                <w:szCs w:val="20"/>
              </w:rPr>
            </w:pPr>
          </w:p>
        </w:tc>
        <w:tc>
          <w:tcPr>
            <w:tcW w:w="226" w:type="pct"/>
            <w:tcBorders>
              <w:top w:val="single" w:sz="4" w:space="0" w:color="auto"/>
              <w:left w:val="single" w:sz="4" w:space="0" w:color="auto"/>
              <w:bottom w:val="single" w:sz="4" w:space="0" w:color="auto"/>
              <w:right w:val="single" w:sz="4" w:space="0" w:color="auto"/>
            </w:tcBorders>
          </w:tcPr>
          <w:p w:rsidR="001E6B2C" w:rsidRPr="0061267C" w:rsidRDefault="001E6B2C" w:rsidP="00B23596">
            <w:pPr>
              <w:widowControl/>
              <w:ind w:firstLine="420"/>
              <w:jc w:val="left"/>
              <w:rPr>
                <w:rFonts w:ascii="Calibri" w:eastAsia="宋体" w:hAnsi="Calibri" w:cs="宋体"/>
                <w:szCs w:val="20"/>
              </w:rPr>
            </w:pPr>
          </w:p>
        </w:tc>
      </w:tr>
    </w:tbl>
    <w:p w:rsidR="0061267C" w:rsidRDefault="0061267C" w:rsidP="000D30E9">
      <w:pPr>
        <w:ind w:firstLineChars="200" w:firstLine="420"/>
      </w:pPr>
    </w:p>
    <w:p w:rsidR="000D30E9" w:rsidRPr="007D6A36" w:rsidRDefault="000D30E9" w:rsidP="007D6A36">
      <w:pPr>
        <w:pStyle w:val="4"/>
      </w:pPr>
      <w:r w:rsidRPr="007D6A36">
        <w:rPr>
          <w:rFonts w:hint="eastAsia"/>
        </w:rPr>
        <w:lastRenderedPageBreak/>
        <w:t>卫星监测报告</w:t>
      </w:r>
    </w:p>
    <w:p w:rsidR="000D30E9" w:rsidRPr="000E5386" w:rsidRDefault="000D30E9" w:rsidP="000D30E9">
      <w:pPr>
        <w:ind w:firstLineChars="200" w:firstLine="420"/>
      </w:pPr>
      <w:r>
        <w:rPr>
          <w:rFonts w:hint="eastAsia"/>
        </w:rPr>
        <w:t>卫星监测报告的数据格式是文档，可能是</w:t>
      </w:r>
      <w:r>
        <w:rPr>
          <w:rFonts w:hint="eastAsia"/>
        </w:rPr>
        <w:t>WORD</w:t>
      </w:r>
      <w:r>
        <w:rPr>
          <w:rFonts w:hint="eastAsia"/>
        </w:rPr>
        <w:t>文档，也可以是</w:t>
      </w:r>
      <w:r>
        <w:rPr>
          <w:rFonts w:hint="eastAsia"/>
        </w:rPr>
        <w:t>PDF</w:t>
      </w:r>
      <w:r>
        <w:rPr>
          <w:rFonts w:hint="eastAsia"/>
        </w:rPr>
        <w:t>格式的文档，以及人为输入的索引信息，与短波监测报告数据格式一致。</w:t>
      </w:r>
    </w:p>
    <w:p w:rsidR="000D30E9" w:rsidRPr="000D30E9" w:rsidRDefault="000D30E9" w:rsidP="000D30E9">
      <w:pPr>
        <w:ind w:firstLineChars="200" w:firstLine="420"/>
      </w:pPr>
    </w:p>
    <w:p w:rsidR="00D349E7" w:rsidRPr="00BC5F8D" w:rsidRDefault="00BC5F8D" w:rsidP="00B23596">
      <w:pPr>
        <w:ind w:firstLine="420"/>
      </w:pPr>
      <w:r>
        <w:br w:type="page"/>
      </w:r>
      <w:r w:rsidR="00325DE9" w:rsidRPr="00BC5F8D">
        <w:rPr>
          <w:rFonts w:hint="eastAsia"/>
        </w:rPr>
        <w:lastRenderedPageBreak/>
        <w:t xml:space="preserve"> </w:t>
      </w:r>
    </w:p>
    <w:p w:rsidR="00936554" w:rsidRPr="007D6A36" w:rsidRDefault="00B65259" w:rsidP="007D6A36">
      <w:pPr>
        <w:pStyle w:val="2"/>
      </w:pPr>
      <w:bookmarkStart w:id="68" w:name="_Toc501961697"/>
      <w:r>
        <w:rPr>
          <w:rFonts w:hint="eastAsia"/>
        </w:rPr>
        <w:t>14.2</w:t>
      </w:r>
      <w:r w:rsidR="00936554" w:rsidRPr="007D6A36">
        <w:rPr>
          <w:rFonts w:hint="eastAsia"/>
        </w:rPr>
        <w:t>设计准则</w:t>
      </w:r>
      <w:bookmarkEnd w:id="68"/>
    </w:p>
    <w:p w:rsidR="000D30E9" w:rsidRDefault="000D30E9" w:rsidP="00B23596">
      <w:pPr>
        <w:ind w:firstLine="420"/>
      </w:pPr>
      <w:r>
        <w:rPr>
          <w:rFonts w:hint="eastAsia"/>
        </w:rPr>
        <w:t xml:space="preserve">1 </w:t>
      </w:r>
      <w:r>
        <w:rPr>
          <w:rFonts w:hint="eastAsia"/>
        </w:rPr>
        <w:t>任何一类数据均存贮索引信息，即名录数据，便于分类查找；</w:t>
      </w:r>
    </w:p>
    <w:p w:rsidR="000D30E9" w:rsidRDefault="000D30E9" w:rsidP="00B23596">
      <w:pPr>
        <w:ind w:firstLine="420"/>
      </w:pPr>
      <w:r>
        <w:rPr>
          <w:rFonts w:hint="eastAsia"/>
        </w:rPr>
        <w:t xml:space="preserve">2 </w:t>
      </w:r>
      <w:r>
        <w:rPr>
          <w:rFonts w:hint="eastAsia"/>
        </w:rPr>
        <w:t>任意一类数据在存贮索引信息的同时，将检测数据，或图片数据，或检测报告用</w:t>
      </w:r>
      <w:r>
        <w:rPr>
          <w:rFonts w:hint="eastAsia"/>
        </w:rPr>
        <w:t>blob</w:t>
      </w:r>
      <w:r>
        <w:rPr>
          <w:rFonts w:hint="eastAsia"/>
        </w:rPr>
        <w:t>字段给予存贮；</w:t>
      </w:r>
    </w:p>
    <w:p w:rsidR="000D30E9" w:rsidRDefault="000D30E9" w:rsidP="00B23596">
      <w:pPr>
        <w:ind w:firstLine="420"/>
      </w:pPr>
      <w:r>
        <w:rPr>
          <w:rFonts w:hint="eastAsia"/>
        </w:rPr>
        <w:t xml:space="preserve">3 </w:t>
      </w:r>
      <w:r>
        <w:rPr>
          <w:rFonts w:hint="eastAsia"/>
        </w:rPr>
        <w:t>对于</w:t>
      </w:r>
      <w:r w:rsidR="005203AC">
        <w:rPr>
          <w:rFonts w:hint="eastAsia"/>
        </w:rPr>
        <w:t>单频监测，频段扫描，单频测向，监测报告，建立</w:t>
      </w:r>
      <w:r w:rsidR="005203AC">
        <w:rPr>
          <w:rFonts w:hint="eastAsia"/>
        </w:rPr>
        <w:t>1</w:t>
      </w:r>
      <w:r w:rsidR="005203AC">
        <w:rPr>
          <w:rFonts w:hint="eastAsia"/>
        </w:rPr>
        <w:t>条的索引信息；</w:t>
      </w:r>
    </w:p>
    <w:p w:rsidR="001E6B2C" w:rsidRDefault="005203AC" w:rsidP="00B23596">
      <w:pPr>
        <w:ind w:firstLine="420"/>
        <w:rPr>
          <w:rFonts w:hint="eastAsia"/>
        </w:rPr>
      </w:pPr>
      <w:r>
        <w:rPr>
          <w:rFonts w:hint="eastAsia"/>
        </w:rPr>
        <w:t xml:space="preserve">4 </w:t>
      </w:r>
      <w:r>
        <w:rPr>
          <w:rFonts w:hint="eastAsia"/>
        </w:rPr>
        <w:t>对于联合定位</w:t>
      </w:r>
      <w:r w:rsidR="001E6B2C">
        <w:rPr>
          <w:rFonts w:hint="eastAsia"/>
        </w:rPr>
        <w:t>，</w:t>
      </w:r>
      <w:r w:rsidR="001E6B2C" w:rsidRPr="001E6B2C">
        <w:rPr>
          <w:rFonts w:hint="eastAsia"/>
        </w:rPr>
        <w:t>考虑三站定位，不考虑多站定位。</w:t>
      </w:r>
    </w:p>
    <w:p w:rsidR="005203AC" w:rsidRDefault="005203AC" w:rsidP="00B23596">
      <w:pPr>
        <w:ind w:firstLine="420"/>
        <w:rPr>
          <w:ins w:id="69" w:author="gaolsh" w:date="2017-05-24T14:50:00Z"/>
        </w:rPr>
      </w:pPr>
      <w:r>
        <w:rPr>
          <w:rFonts w:hint="eastAsia"/>
        </w:rPr>
        <w:t xml:space="preserve">5 </w:t>
      </w:r>
      <w:r>
        <w:rPr>
          <w:rFonts w:hint="eastAsia"/>
        </w:rPr>
        <w:t>虽然短波监测</w:t>
      </w:r>
      <w:r w:rsidR="001E6B2C">
        <w:rPr>
          <w:rFonts w:hint="eastAsia"/>
        </w:rPr>
        <w:t>数据、超短波监测数据在数据结构上是一致的，但是出于业务工作的考虑</w:t>
      </w:r>
      <w:r>
        <w:rPr>
          <w:rFonts w:hint="eastAsia"/>
        </w:rPr>
        <w:t>，将不同类型的数据存贮在不同的数据表中。</w:t>
      </w:r>
    </w:p>
    <w:p w:rsidR="00FB1D89" w:rsidRDefault="00FB1D89" w:rsidP="00B23596">
      <w:pPr>
        <w:ind w:firstLine="420"/>
      </w:pPr>
      <w:r>
        <w:rPr>
          <w:rFonts w:hint="eastAsia"/>
        </w:rPr>
        <w:t>6</w:t>
      </w:r>
      <w:r w:rsidR="008C576E" w:rsidRPr="008C576E">
        <w:rPr>
          <w:rFonts w:hint="eastAsia"/>
        </w:rPr>
        <w:t>短波监测</w:t>
      </w:r>
      <w:r w:rsidR="008C576E">
        <w:rPr>
          <w:rFonts w:hint="eastAsia"/>
        </w:rPr>
        <w:t>，超短波监测以及卫星监测中的监测数据和监测报告都分别建表。即</w:t>
      </w:r>
      <w:r w:rsidR="0060422E">
        <w:rPr>
          <w:rFonts w:hint="eastAsia"/>
        </w:rPr>
        <w:t>存在</w:t>
      </w:r>
      <w:r w:rsidR="008C576E">
        <w:rPr>
          <w:rFonts w:hint="eastAsia"/>
        </w:rPr>
        <w:t>一种数据</w:t>
      </w:r>
      <w:r w:rsidR="0060422E">
        <w:rPr>
          <w:rFonts w:hint="eastAsia"/>
        </w:rPr>
        <w:t>就单独</w:t>
      </w:r>
      <w:r w:rsidR="008C576E">
        <w:rPr>
          <w:rFonts w:hint="eastAsia"/>
        </w:rPr>
        <w:t>建一张表。</w:t>
      </w:r>
      <w:r w:rsidR="0060422E">
        <w:rPr>
          <w:rFonts w:hint="eastAsia"/>
        </w:rPr>
        <w:t>这样做是因为：</w:t>
      </w:r>
      <w:r w:rsidR="0060422E">
        <w:rPr>
          <w:rFonts w:hint="eastAsia"/>
        </w:rPr>
        <w:t>1.</w:t>
      </w:r>
      <w:r w:rsidR="0060422E">
        <w:rPr>
          <w:rFonts w:hint="eastAsia"/>
        </w:rPr>
        <w:t>不同的业务类型不会混用同一张表，每种业务都有自己独立的表。</w:t>
      </w:r>
      <w:r w:rsidR="0060422E">
        <w:rPr>
          <w:rFonts w:hint="eastAsia"/>
        </w:rPr>
        <w:t>2.</w:t>
      </w:r>
      <w:r w:rsidR="0060422E">
        <w:rPr>
          <w:rFonts w:hint="eastAsia"/>
        </w:rPr>
        <w:t>每种不同业务类型对应的表有微小差异，分开</w:t>
      </w:r>
      <w:proofErr w:type="gramStart"/>
      <w:r w:rsidR="0060422E">
        <w:rPr>
          <w:rFonts w:hint="eastAsia"/>
        </w:rPr>
        <w:t>建表避免</w:t>
      </w:r>
      <w:proofErr w:type="gramEnd"/>
      <w:r w:rsidR="0060422E">
        <w:rPr>
          <w:rFonts w:hint="eastAsia"/>
        </w:rPr>
        <w:t>了表结构复杂。</w:t>
      </w:r>
    </w:p>
    <w:p w:rsidR="00471223" w:rsidRPr="008C576E" w:rsidRDefault="00471223" w:rsidP="00B23596">
      <w:pPr>
        <w:ind w:firstLine="420"/>
      </w:pPr>
      <w:r>
        <w:rPr>
          <w:rFonts w:hint="eastAsia"/>
        </w:rPr>
        <w:t>bh=</w:t>
      </w:r>
      <w:r>
        <w:rPr>
          <w:rFonts w:hint="eastAsia"/>
        </w:rPr>
        <w:t>类型</w:t>
      </w:r>
      <w:r>
        <w:rPr>
          <w:rFonts w:hint="eastAsia"/>
        </w:rPr>
        <w:t>-</w:t>
      </w:r>
      <w:r>
        <w:rPr>
          <w:rFonts w:hint="eastAsia"/>
        </w:rPr>
        <w:t>时间</w:t>
      </w:r>
      <w:r>
        <w:rPr>
          <w:rFonts w:hint="eastAsia"/>
        </w:rPr>
        <w:t>-</w:t>
      </w:r>
      <w:r>
        <w:rPr>
          <w:rFonts w:hint="eastAsia"/>
        </w:rPr>
        <w:t>频率</w:t>
      </w:r>
      <w:r>
        <w:rPr>
          <w:rFonts w:hint="eastAsia"/>
        </w:rPr>
        <w:t>-</w:t>
      </w:r>
      <w:r>
        <w:rPr>
          <w:rFonts w:hint="eastAsia"/>
        </w:rPr>
        <w:t>经度</w:t>
      </w:r>
      <w:r>
        <w:rPr>
          <w:rFonts w:hint="eastAsia"/>
        </w:rPr>
        <w:t>-</w:t>
      </w:r>
      <w:r>
        <w:rPr>
          <w:rFonts w:hint="eastAsia"/>
        </w:rPr>
        <w:t>纬度</w:t>
      </w:r>
      <w:r>
        <w:rPr>
          <w:rFonts w:hint="eastAsia"/>
        </w:rPr>
        <w:t>-</w:t>
      </w:r>
      <w:r>
        <w:rPr>
          <w:rFonts w:hint="eastAsia"/>
        </w:rPr>
        <w:t>上传时间</w:t>
      </w:r>
    </w:p>
    <w:p w:rsidR="000377AC" w:rsidRPr="007D6A36" w:rsidRDefault="00B65259" w:rsidP="007D6A36">
      <w:pPr>
        <w:pStyle w:val="2"/>
      </w:pPr>
      <w:bookmarkStart w:id="70" w:name="_Toc501961698"/>
      <w:r>
        <w:rPr>
          <w:rFonts w:hint="eastAsia"/>
        </w:rPr>
        <w:t>14.3</w:t>
      </w:r>
      <w:r w:rsidR="000377AC" w:rsidRPr="007D6A36">
        <w:rPr>
          <w:rFonts w:hint="eastAsia"/>
        </w:rPr>
        <w:t>数据表</w:t>
      </w:r>
      <w:r w:rsidR="000377AC" w:rsidRPr="007D6A36">
        <w:rPr>
          <w:rFonts w:hint="eastAsia"/>
        </w:rPr>
        <w:t>id</w:t>
      </w:r>
      <w:r w:rsidR="000377AC" w:rsidRPr="007D6A36">
        <w:rPr>
          <w:rFonts w:hint="eastAsia"/>
        </w:rPr>
        <w:t>号</w:t>
      </w:r>
      <w:bookmarkEnd w:id="70"/>
    </w:p>
    <w:p w:rsidR="000377AC" w:rsidRPr="007D6A36" w:rsidRDefault="000377AC" w:rsidP="007D6A36">
      <w:pPr>
        <w:pStyle w:val="3"/>
      </w:pPr>
      <w:r w:rsidRPr="007D6A36">
        <w:rPr>
          <w:rFonts w:hint="eastAsia"/>
        </w:rPr>
        <w:t>短波监测</w:t>
      </w:r>
    </w:p>
    <w:tbl>
      <w:tblPr>
        <w:tblStyle w:val="a5"/>
        <w:tblW w:w="0" w:type="auto"/>
        <w:tblLook w:val="04A0" w:firstRow="1" w:lastRow="0" w:firstColumn="1" w:lastColumn="0" w:noHBand="0" w:noVBand="1"/>
      </w:tblPr>
      <w:tblGrid>
        <w:gridCol w:w="1162"/>
        <w:gridCol w:w="1681"/>
        <w:gridCol w:w="2466"/>
      </w:tblGrid>
      <w:tr w:rsidR="00034A2F" w:rsidRPr="00943B25" w:rsidTr="002463D7">
        <w:tc>
          <w:tcPr>
            <w:tcW w:w="1162" w:type="dxa"/>
          </w:tcPr>
          <w:p w:rsidR="00034A2F" w:rsidRPr="002463D7" w:rsidRDefault="00034A2F" w:rsidP="00021E0D">
            <w:pPr>
              <w:jc w:val="left"/>
              <w:rPr>
                <w:sz w:val="18"/>
              </w:rPr>
            </w:pPr>
            <w:r>
              <w:rPr>
                <w:rFonts w:hint="eastAsia"/>
                <w:sz w:val="18"/>
              </w:rPr>
              <w:t>监测类型</w:t>
            </w:r>
          </w:p>
        </w:tc>
        <w:tc>
          <w:tcPr>
            <w:tcW w:w="1681" w:type="dxa"/>
          </w:tcPr>
          <w:p w:rsidR="00034A2F" w:rsidRPr="002463D7" w:rsidRDefault="00034A2F" w:rsidP="00B23596">
            <w:pPr>
              <w:ind w:firstLine="360"/>
              <w:jc w:val="left"/>
              <w:rPr>
                <w:sz w:val="18"/>
              </w:rPr>
            </w:pPr>
            <w:r>
              <w:rPr>
                <w:rFonts w:hint="eastAsia"/>
                <w:sz w:val="18"/>
              </w:rPr>
              <w:t>数据导入类型</w:t>
            </w:r>
          </w:p>
        </w:tc>
        <w:tc>
          <w:tcPr>
            <w:tcW w:w="2466" w:type="dxa"/>
          </w:tcPr>
          <w:p w:rsidR="00034A2F" w:rsidRPr="002463D7" w:rsidRDefault="00034A2F" w:rsidP="00B23596">
            <w:pPr>
              <w:ind w:firstLine="360"/>
              <w:jc w:val="left"/>
              <w:rPr>
                <w:sz w:val="18"/>
              </w:rPr>
            </w:pPr>
            <w:r>
              <w:rPr>
                <w:rFonts w:hint="eastAsia"/>
                <w:sz w:val="18"/>
              </w:rPr>
              <w:t>隐藏的</w:t>
            </w:r>
            <w:r w:rsidR="00A03BCE">
              <w:rPr>
                <w:rFonts w:hint="eastAsia"/>
                <w:sz w:val="18"/>
              </w:rPr>
              <w:t>i</w:t>
            </w:r>
            <w:r>
              <w:rPr>
                <w:rFonts w:hint="eastAsia"/>
                <w:sz w:val="18"/>
              </w:rPr>
              <w:t>d</w:t>
            </w:r>
          </w:p>
        </w:tc>
      </w:tr>
      <w:tr w:rsidR="00821D35" w:rsidRPr="00943B25" w:rsidTr="00821D35">
        <w:tc>
          <w:tcPr>
            <w:tcW w:w="1162" w:type="dxa"/>
            <w:vMerge w:val="restart"/>
            <w:vAlign w:val="center"/>
          </w:tcPr>
          <w:p w:rsidR="00821D35" w:rsidRPr="002463D7" w:rsidRDefault="00821D35" w:rsidP="00021E0D">
            <w:pPr>
              <w:rPr>
                <w:sz w:val="18"/>
              </w:rPr>
            </w:pPr>
            <w:r>
              <w:rPr>
                <w:rFonts w:hint="eastAsia"/>
                <w:sz w:val="18"/>
              </w:rPr>
              <w:t>单频监</w:t>
            </w:r>
            <w:r w:rsidRPr="002463D7">
              <w:rPr>
                <w:rFonts w:hint="eastAsia"/>
                <w:sz w:val="18"/>
              </w:rPr>
              <w:t>测</w:t>
            </w:r>
          </w:p>
        </w:tc>
        <w:tc>
          <w:tcPr>
            <w:tcW w:w="1681" w:type="dxa"/>
          </w:tcPr>
          <w:p w:rsidR="00821D35" w:rsidRPr="002463D7" w:rsidRDefault="00821D35" w:rsidP="00B23596">
            <w:pPr>
              <w:ind w:firstLine="360"/>
              <w:jc w:val="left"/>
              <w:rPr>
                <w:sz w:val="18"/>
              </w:rPr>
            </w:pPr>
            <w:r w:rsidRPr="002463D7">
              <w:rPr>
                <w:rFonts w:hint="eastAsia"/>
                <w:sz w:val="18"/>
              </w:rPr>
              <w:t>信号参数登记</w:t>
            </w:r>
          </w:p>
        </w:tc>
        <w:tc>
          <w:tcPr>
            <w:tcW w:w="2466" w:type="dxa"/>
          </w:tcPr>
          <w:p w:rsidR="00821D35" w:rsidRPr="002463D7" w:rsidRDefault="00821D35" w:rsidP="00021E0D">
            <w:pPr>
              <w:jc w:val="left"/>
              <w:rPr>
                <w:sz w:val="18"/>
              </w:rPr>
            </w:pPr>
            <w:r w:rsidRPr="002463D7">
              <w:rPr>
                <w:rFonts w:asciiTheme="minorEastAsia" w:hAnsiTheme="minorEastAsia"/>
                <w:iCs/>
                <w:sz w:val="18"/>
                <w:szCs w:val="18"/>
              </w:rPr>
              <w:t>DBDPJCSignalParameterReg</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821D35" w:rsidRPr="002463D7" w:rsidRDefault="00821D35" w:rsidP="00021E0D">
            <w:pPr>
              <w:rPr>
                <w:rFonts w:asciiTheme="minorEastAsia" w:hAnsiTheme="minorEastAsia"/>
                <w:sz w:val="18"/>
                <w:szCs w:val="18"/>
              </w:rPr>
            </w:pPr>
            <w:r w:rsidRPr="002463D7">
              <w:rPr>
                <w:rFonts w:asciiTheme="minorEastAsia" w:hAnsiTheme="minorEastAsia"/>
                <w:iCs/>
                <w:sz w:val="18"/>
                <w:szCs w:val="18"/>
              </w:rPr>
              <w:t>DBDPJCOriginalMonitorData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iCs/>
                <w:sz w:val="18"/>
                <w:szCs w:val="18"/>
              </w:rPr>
              <w:t>DBDPJCGraphicData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音频数据</w:t>
            </w:r>
          </w:p>
        </w:tc>
        <w:tc>
          <w:tcPr>
            <w:tcW w:w="2466"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iCs/>
                <w:sz w:val="18"/>
                <w:szCs w:val="18"/>
              </w:rPr>
              <w:t>DBDPJCAudioData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iCs/>
                <w:sz w:val="18"/>
                <w:szCs w:val="18"/>
              </w:rPr>
              <w:t>DBDPJCVideoData</w:t>
            </w:r>
          </w:p>
        </w:tc>
      </w:tr>
      <w:tr w:rsidR="00821D35" w:rsidRPr="00943B25" w:rsidTr="00821D35">
        <w:tc>
          <w:tcPr>
            <w:tcW w:w="1162" w:type="dxa"/>
            <w:vMerge w:val="restart"/>
            <w:vAlign w:val="center"/>
          </w:tcPr>
          <w:p w:rsidR="00821D35" w:rsidRPr="002463D7" w:rsidRDefault="00821D35" w:rsidP="00021E0D">
            <w:pPr>
              <w:rPr>
                <w:rFonts w:asciiTheme="minorEastAsia" w:hAnsiTheme="minorEastAsia"/>
                <w:sz w:val="18"/>
                <w:szCs w:val="18"/>
              </w:rPr>
            </w:pPr>
            <w:r w:rsidRPr="002463D7">
              <w:rPr>
                <w:rFonts w:asciiTheme="minorEastAsia" w:hAnsiTheme="minorEastAsia" w:hint="eastAsia"/>
                <w:sz w:val="18"/>
                <w:szCs w:val="18"/>
              </w:rPr>
              <w:t>频段扫描</w:t>
            </w: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821D35" w:rsidRPr="002463D7" w:rsidRDefault="00821D35" w:rsidP="00021E0D">
            <w:pPr>
              <w:rPr>
                <w:rFonts w:asciiTheme="minorEastAsia" w:hAnsiTheme="minorEastAsia"/>
                <w:sz w:val="18"/>
                <w:szCs w:val="18"/>
              </w:rPr>
            </w:pPr>
            <w:r w:rsidRPr="002463D7">
              <w:rPr>
                <w:rFonts w:asciiTheme="minorEastAsia" w:hAnsiTheme="minorEastAsia"/>
                <w:iCs/>
                <w:sz w:val="18"/>
                <w:szCs w:val="18"/>
              </w:rPr>
              <w:t>DB</w:t>
            </w:r>
            <w:r>
              <w:rPr>
                <w:rFonts w:asciiTheme="minorEastAsia" w:hAnsiTheme="minorEastAsia" w:hint="eastAsia"/>
                <w:iCs/>
                <w:sz w:val="18"/>
                <w:szCs w:val="18"/>
              </w:rPr>
              <w:t>PDSM</w:t>
            </w:r>
            <w:r w:rsidRPr="002463D7">
              <w:rPr>
                <w:rFonts w:asciiTheme="minorEastAsia" w:hAnsiTheme="minorEastAsia"/>
                <w:iCs/>
                <w:sz w:val="18"/>
                <w:szCs w:val="18"/>
              </w:rPr>
              <w:t>OriginalMonitorData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iCs/>
                <w:sz w:val="18"/>
                <w:szCs w:val="18"/>
              </w:rPr>
              <w:t>DB</w:t>
            </w:r>
            <w:r>
              <w:rPr>
                <w:rFonts w:asciiTheme="minorEastAsia" w:hAnsiTheme="minorEastAsia" w:hint="eastAsia"/>
                <w:iCs/>
                <w:sz w:val="18"/>
                <w:szCs w:val="18"/>
              </w:rPr>
              <w:t>PDSM</w:t>
            </w:r>
            <w:r w:rsidRPr="002463D7">
              <w:rPr>
                <w:rFonts w:asciiTheme="minorEastAsia" w:hAnsiTheme="minorEastAsia"/>
                <w:iCs/>
                <w:sz w:val="18"/>
                <w:szCs w:val="18"/>
              </w:rPr>
              <w:t>GraphicData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iCs/>
                <w:sz w:val="18"/>
                <w:szCs w:val="18"/>
              </w:rPr>
              <w:t>DB</w:t>
            </w:r>
            <w:r>
              <w:rPr>
                <w:rFonts w:asciiTheme="minorEastAsia" w:hAnsiTheme="minorEastAsia" w:hint="eastAsia"/>
                <w:iCs/>
                <w:sz w:val="18"/>
                <w:szCs w:val="18"/>
              </w:rPr>
              <w:t>PDSM</w:t>
            </w:r>
            <w:r w:rsidRPr="002463D7">
              <w:rPr>
                <w:rFonts w:asciiTheme="minorEastAsia" w:hAnsiTheme="minorEastAsia"/>
                <w:iCs/>
                <w:sz w:val="18"/>
                <w:szCs w:val="18"/>
              </w:rPr>
              <w:t>VideoData</w:t>
            </w:r>
          </w:p>
        </w:tc>
      </w:tr>
      <w:tr w:rsidR="00821D35" w:rsidRPr="00943B25" w:rsidTr="00821D35">
        <w:tc>
          <w:tcPr>
            <w:tcW w:w="1162" w:type="dxa"/>
            <w:vMerge w:val="restart"/>
            <w:vAlign w:val="center"/>
          </w:tcPr>
          <w:p w:rsidR="00821D35" w:rsidRPr="002463D7" w:rsidRDefault="00821D35" w:rsidP="00021E0D">
            <w:pPr>
              <w:rPr>
                <w:rFonts w:asciiTheme="minorEastAsia" w:hAnsiTheme="minorEastAsia"/>
                <w:sz w:val="18"/>
                <w:szCs w:val="18"/>
              </w:rPr>
            </w:pPr>
            <w:r w:rsidRPr="002463D7">
              <w:rPr>
                <w:rFonts w:asciiTheme="minorEastAsia" w:hAnsiTheme="minorEastAsia" w:hint="eastAsia"/>
                <w:sz w:val="18"/>
                <w:szCs w:val="18"/>
              </w:rPr>
              <w:t>信号测向</w:t>
            </w:r>
          </w:p>
        </w:tc>
        <w:tc>
          <w:tcPr>
            <w:tcW w:w="1681" w:type="dxa"/>
          </w:tcPr>
          <w:p w:rsidR="00821D35" w:rsidRPr="002463D7" w:rsidRDefault="00821D35" w:rsidP="00B23596">
            <w:pPr>
              <w:ind w:firstLine="360"/>
              <w:jc w:val="left"/>
              <w:rPr>
                <w:sz w:val="18"/>
              </w:rPr>
            </w:pPr>
            <w:r w:rsidRPr="002463D7">
              <w:rPr>
                <w:rFonts w:hint="eastAsia"/>
                <w:sz w:val="18"/>
              </w:rPr>
              <w:t>信号参数登记</w:t>
            </w:r>
          </w:p>
        </w:tc>
        <w:tc>
          <w:tcPr>
            <w:tcW w:w="2466" w:type="dxa"/>
          </w:tcPr>
          <w:p w:rsidR="00821D35" w:rsidRPr="002463D7" w:rsidRDefault="00821D35" w:rsidP="00021E0D">
            <w:pPr>
              <w:rPr>
                <w:rFonts w:asciiTheme="minorEastAsia" w:hAnsiTheme="minorEastAsia"/>
                <w:iCs/>
                <w:sz w:val="18"/>
                <w:szCs w:val="18"/>
              </w:rPr>
            </w:pPr>
            <w:r w:rsidRPr="002463D7">
              <w:rPr>
                <w:rFonts w:asciiTheme="minorEastAsia" w:hAnsiTheme="minorEastAsia"/>
                <w:iCs/>
                <w:sz w:val="18"/>
                <w:szCs w:val="18"/>
              </w:rPr>
              <w:t>DBXHCXSignalParameterReg</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cs="宋体"/>
                <w:color w:val="000000"/>
                <w:kern w:val="0"/>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821D35" w:rsidRPr="002463D7" w:rsidRDefault="00821D35" w:rsidP="00021E0D">
            <w:pPr>
              <w:rPr>
                <w:rFonts w:asciiTheme="minorEastAsia" w:hAnsiTheme="minorEastAsia"/>
                <w:iCs/>
                <w:sz w:val="18"/>
                <w:szCs w:val="18"/>
              </w:rPr>
            </w:pPr>
            <w:r w:rsidRPr="002463D7">
              <w:rPr>
                <w:rFonts w:asciiTheme="minorEastAsia" w:hAnsiTheme="minorEastAsia"/>
                <w:iCs/>
                <w:sz w:val="18"/>
                <w:szCs w:val="18"/>
              </w:rPr>
              <w:t>DBXHCXOriginalMonitorData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cs="宋体"/>
                <w:color w:val="000000"/>
                <w:kern w:val="0"/>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821D35" w:rsidRPr="002463D7" w:rsidRDefault="00821D35" w:rsidP="00B23596">
            <w:pPr>
              <w:ind w:firstLine="360"/>
              <w:rPr>
                <w:rFonts w:asciiTheme="minorEastAsia" w:hAnsiTheme="minorEastAsia"/>
                <w:iCs/>
                <w:sz w:val="18"/>
                <w:szCs w:val="18"/>
              </w:rPr>
            </w:pPr>
            <w:r w:rsidRPr="002463D7">
              <w:rPr>
                <w:rFonts w:asciiTheme="minorEastAsia" w:hAnsiTheme="minorEastAsia"/>
                <w:iCs/>
                <w:sz w:val="18"/>
                <w:szCs w:val="18"/>
              </w:rPr>
              <w:t>DBXHCXGraphicData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cs="宋体"/>
                <w:color w:val="000000"/>
                <w:kern w:val="0"/>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音频数据</w:t>
            </w:r>
          </w:p>
        </w:tc>
        <w:tc>
          <w:tcPr>
            <w:tcW w:w="2466" w:type="dxa"/>
          </w:tcPr>
          <w:p w:rsidR="00821D35" w:rsidRPr="00F66ABE" w:rsidRDefault="00821D35" w:rsidP="00B23596">
            <w:pPr>
              <w:ind w:firstLine="360"/>
              <w:rPr>
                <w:rFonts w:asciiTheme="minorEastAsia" w:hAnsiTheme="minorEastAsia"/>
                <w:iCs/>
                <w:sz w:val="18"/>
                <w:szCs w:val="18"/>
              </w:rPr>
            </w:pPr>
            <w:r w:rsidRPr="00F66ABE">
              <w:rPr>
                <w:rFonts w:asciiTheme="minorEastAsia" w:hAnsiTheme="minorEastAsia"/>
                <w:iCs/>
                <w:sz w:val="18"/>
                <w:szCs w:val="18"/>
              </w:rPr>
              <w:t>DBXHCXAudioData</w:t>
            </w:r>
          </w:p>
        </w:tc>
      </w:tr>
      <w:tr w:rsidR="00821D35" w:rsidRPr="00943B25" w:rsidTr="00821D35">
        <w:tc>
          <w:tcPr>
            <w:tcW w:w="1162" w:type="dxa"/>
            <w:vMerge/>
            <w:vAlign w:val="center"/>
          </w:tcPr>
          <w:p w:rsidR="00821D35" w:rsidRPr="002463D7" w:rsidRDefault="00821D35" w:rsidP="00B23596">
            <w:pPr>
              <w:ind w:firstLine="360"/>
              <w:jc w:val="center"/>
              <w:rPr>
                <w:rFonts w:asciiTheme="minorEastAsia" w:hAnsiTheme="minorEastAsia" w:cs="宋体"/>
                <w:color w:val="000000"/>
                <w:kern w:val="0"/>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821D35" w:rsidRPr="00F66ABE" w:rsidRDefault="00821D35" w:rsidP="00B23596">
            <w:pPr>
              <w:ind w:firstLine="360"/>
              <w:rPr>
                <w:rFonts w:asciiTheme="minorEastAsia" w:hAnsiTheme="minorEastAsia"/>
                <w:sz w:val="18"/>
                <w:szCs w:val="18"/>
              </w:rPr>
            </w:pPr>
            <w:r w:rsidRPr="00F66ABE">
              <w:rPr>
                <w:rFonts w:asciiTheme="minorEastAsia" w:hAnsiTheme="minorEastAsia"/>
                <w:iCs/>
                <w:sz w:val="18"/>
                <w:szCs w:val="18"/>
              </w:rPr>
              <w:t>DBXHCXVideoData</w:t>
            </w:r>
          </w:p>
        </w:tc>
      </w:tr>
      <w:tr w:rsidR="00821D35" w:rsidRPr="00943B25" w:rsidTr="00821D35">
        <w:tc>
          <w:tcPr>
            <w:tcW w:w="1162" w:type="dxa"/>
            <w:vMerge w:val="restart"/>
            <w:vAlign w:val="center"/>
          </w:tcPr>
          <w:p w:rsidR="00821D35" w:rsidRPr="002463D7" w:rsidRDefault="00821D35" w:rsidP="00021E0D">
            <w:pPr>
              <w:widowControl/>
              <w:rPr>
                <w:rFonts w:asciiTheme="minorEastAsia" w:hAnsiTheme="minorEastAsia" w:cs="宋体"/>
                <w:color w:val="000000"/>
                <w:kern w:val="0"/>
                <w:sz w:val="18"/>
                <w:szCs w:val="18"/>
              </w:rPr>
            </w:pPr>
            <w:r w:rsidRPr="002463D7">
              <w:rPr>
                <w:rFonts w:asciiTheme="minorEastAsia" w:hAnsiTheme="minorEastAsia" w:cs="宋体" w:hint="eastAsia"/>
                <w:kern w:val="0"/>
                <w:sz w:val="18"/>
                <w:szCs w:val="18"/>
              </w:rPr>
              <w:t>联合定位</w:t>
            </w: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821D35" w:rsidRPr="00F66ABE" w:rsidRDefault="00821D35" w:rsidP="00021E0D">
            <w:pPr>
              <w:rPr>
                <w:rFonts w:asciiTheme="minorEastAsia" w:hAnsiTheme="minorEastAsia"/>
                <w:sz w:val="18"/>
                <w:szCs w:val="18"/>
              </w:rPr>
            </w:pPr>
            <w:r w:rsidRPr="00F66ABE">
              <w:rPr>
                <w:rFonts w:asciiTheme="minorEastAsia" w:hAnsiTheme="minorEastAsia"/>
                <w:iCs/>
                <w:sz w:val="18"/>
                <w:szCs w:val="18"/>
              </w:rPr>
              <w:t>DBLHDWOriginalMonitorData</w:t>
            </w:r>
          </w:p>
        </w:tc>
      </w:tr>
      <w:tr w:rsidR="00821D35" w:rsidRPr="00943B25" w:rsidTr="002463D7">
        <w:tc>
          <w:tcPr>
            <w:tcW w:w="1162" w:type="dxa"/>
            <w:vMerge/>
            <w:vAlign w:val="center"/>
          </w:tcPr>
          <w:p w:rsidR="00821D35" w:rsidRPr="002463D7" w:rsidRDefault="00821D35" w:rsidP="00B23596">
            <w:pPr>
              <w:widowControl/>
              <w:ind w:firstLine="360"/>
              <w:jc w:val="left"/>
              <w:rPr>
                <w:rFonts w:asciiTheme="minorEastAsia" w:hAnsiTheme="minorEastAsia" w:cs="宋体"/>
                <w:color w:val="000000"/>
                <w:kern w:val="0"/>
                <w:sz w:val="18"/>
                <w:szCs w:val="18"/>
              </w:rPr>
            </w:pPr>
          </w:p>
        </w:tc>
        <w:tc>
          <w:tcPr>
            <w:tcW w:w="1681" w:type="dxa"/>
          </w:tcPr>
          <w:p w:rsidR="00821D35" w:rsidRPr="002463D7" w:rsidRDefault="00821D35"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821D35" w:rsidRPr="00F66ABE" w:rsidRDefault="00821D35" w:rsidP="00B23596">
            <w:pPr>
              <w:ind w:firstLine="360"/>
              <w:rPr>
                <w:rFonts w:asciiTheme="minorEastAsia" w:hAnsiTheme="minorEastAsia"/>
                <w:sz w:val="18"/>
                <w:szCs w:val="18"/>
              </w:rPr>
            </w:pPr>
            <w:r w:rsidRPr="00F66ABE">
              <w:rPr>
                <w:rFonts w:asciiTheme="minorEastAsia" w:hAnsiTheme="minorEastAsia"/>
                <w:iCs/>
                <w:sz w:val="18"/>
                <w:szCs w:val="18"/>
              </w:rPr>
              <w:t>DBLHDWVideoData</w:t>
            </w:r>
          </w:p>
        </w:tc>
      </w:tr>
      <w:tr w:rsidR="00034A2F" w:rsidRPr="00943B25" w:rsidTr="002463D7">
        <w:tc>
          <w:tcPr>
            <w:tcW w:w="1162" w:type="dxa"/>
            <w:vAlign w:val="center"/>
          </w:tcPr>
          <w:p w:rsidR="00034A2F" w:rsidRPr="002463D7" w:rsidRDefault="00034A2F" w:rsidP="00021E0D">
            <w:pPr>
              <w:widowControl/>
              <w:rPr>
                <w:rFonts w:asciiTheme="minorEastAsia" w:hAnsiTheme="minorEastAsia" w:cs="宋体"/>
                <w:color w:val="000000"/>
                <w:kern w:val="0"/>
                <w:sz w:val="18"/>
                <w:szCs w:val="18"/>
              </w:rPr>
            </w:pPr>
            <w:r w:rsidRPr="002463D7">
              <w:rPr>
                <w:rFonts w:asciiTheme="minorEastAsia" w:hAnsiTheme="minorEastAsia" w:cs="宋体" w:hint="eastAsia"/>
                <w:color w:val="000000"/>
                <w:kern w:val="0"/>
                <w:sz w:val="18"/>
                <w:szCs w:val="18"/>
              </w:rPr>
              <w:t>监测报告</w:t>
            </w:r>
          </w:p>
        </w:tc>
        <w:tc>
          <w:tcPr>
            <w:tcW w:w="1681" w:type="dxa"/>
          </w:tcPr>
          <w:p w:rsidR="00034A2F" w:rsidRPr="002463D7" w:rsidRDefault="00034A2F" w:rsidP="00B23596">
            <w:pPr>
              <w:ind w:firstLine="360"/>
              <w:rPr>
                <w:rFonts w:asciiTheme="minorEastAsia" w:hAnsiTheme="minorEastAsia"/>
                <w:sz w:val="18"/>
                <w:szCs w:val="18"/>
              </w:rPr>
            </w:pPr>
          </w:p>
        </w:tc>
        <w:tc>
          <w:tcPr>
            <w:tcW w:w="2466" w:type="dxa"/>
          </w:tcPr>
          <w:p w:rsidR="00034A2F" w:rsidRPr="00F66ABE" w:rsidRDefault="00F710F0" w:rsidP="00B23596">
            <w:pPr>
              <w:ind w:firstLine="360"/>
              <w:rPr>
                <w:rFonts w:asciiTheme="minorEastAsia" w:hAnsiTheme="minorEastAsia"/>
                <w:sz w:val="18"/>
                <w:szCs w:val="18"/>
              </w:rPr>
            </w:pPr>
            <w:r>
              <w:rPr>
                <w:rFonts w:asciiTheme="minorEastAsia" w:hAnsiTheme="minorEastAsia" w:hint="eastAsia"/>
                <w:iCs/>
                <w:sz w:val="18"/>
                <w:szCs w:val="18"/>
              </w:rPr>
              <w:t>DB</w:t>
            </w:r>
            <w:r w:rsidR="00034A2F" w:rsidRPr="00F66ABE">
              <w:rPr>
                <w:rFonts w:asciiTheme="minorEastAsia" w:hAnsiTheme="minorEastAsia"/>
                <w:iCs/>
                <w:sz w:val="18"/>
                <w:szCs w:val="18"/>
              </w:rPr>
              <w:t>JCBGData</w:t>
            </w:r>
          </w:p>
        </w:tc>
      </w:tr>
    </w:tbl>
    <w:p w:rsidR="00055846" w:rsidRDefault="00055846" w:rsidP="00B23596">
      <w:pPr>
        <w:ind w:firstLine="420"/>
      </w:pPr>
    </w:p>
    <w:p w:rsidR="00055846" w:rsidRDefault="00055846" w:rsidP="00B23596">
      <w:pPr>
        <w:ind w:firstLine="420"/>
      </w:pPr>
    </w:p>
    <w:p w:rsidR="00F66ABE" w:rsidRPr="007D6A36" w:rsidRDefault="00F66ABE" w:rsidP="007D6A36">
      <w:pPr>
        <w:pStyle w:val="3"/>
      </w:pPr>
      <w:r w:rsidRPr="007D6A36">
        <w:rPr>
          <w:rFonts w:hint="eastAsia"/>
        </w:rPr>
        <w:lastRenderedPageBreak/>
        <w:t>超短波监测</w:t>
      </w:r>
    </w:p>
    <w:tbl>
      <w:tblPr>
        <w:tblStyle w:val="a5"/>
        <w:tblW w:w="0" w:type="auto"/>
        <w:tblLook w:val="04A0" w:firstRow="1" w:lastRow="0" w:firstColumn="1" w:lastColumn="0" w:noHBand="0" w:noVBand="1"/>
      </w:tblPr>
      <w:tblGrid>
        <w:gridCol w:w="1162"/>
        <w:gridCol w:w="1681"/>
        <w:gridCol w:w="2556"/>
      </w:tblGrid>
      <w:tr w:rsidR="00055846" w:rsidRPr="00943B25" w:rsidTr="00B82365">
        <w:tc>
          <w:tcPr>
            <w:tcW w:w="1162" w:type="dxa"/>
          </w:tcPr>
          <w:p w:rsidR="00055846" w:rsidRPr="002463D7" w:rsidRDefault="00055846" w:rsidP="00021E0D">
            <w:pPr>
              <w:jc w:val="left"/>
              <w:rPr>
                <w:sz w:val="18"/>
              </w:rPr>
            </w:pPr>
            <w:r>
              <w:rPr>
                <w:rFonts w:hint="eastAsia"/>
                <w:sz w:val="18"/>
              </w:rPr>
              <w:t>监测类型</w:t>
            </w:r>
          </w:p>
        </w:tc>
        <w:tc>
          <w:tcPr>
            <w:tcW w:w="1681" w:type="dxa"/>
          </w:tcPr>
          <w:p w:rsidR="00055846" w:rsidRPr="002463D7" w:rsidRDefault="00055846" w:rsidP="00B23596">
            <w:pPr>
              <w:ind w:firstLine="360"/>
              <w:jc w:val="left"/>
              <w:rPr>
                <w:sz w:val="18"/>
              </w:rPr>
            </w:pPr>
            <w:r>
              <w:rPr>
                <w:rFonts w:hint="eastAsia"/>
                <w:sz w:val="18"/>
              </w:rPr>
              <w:t>数据导入类型</w:t>
            </w:r>
          </w:p>
        </w:tc>
        <w:tc>
          <w:tcPr>
            <w:tcW w:w="2466" w:type="dxa"/>
          </w:tcPr>
          <w:p w:rsidR="00055846" w:rsidRPr="002463D7" w:rsidRDefault="00055846" w:rsidP="00B23596">
            <w:pPr>
              <w:ind w:firstLine="360"/>
              <w:jc w:val="left"/>
              <w:rPr>
                <w:sz w:val="18"/>
              </w:rPr>
            </w:pPr>
            <w:r>
              <w:rPr>
                <w:rFonts w:hint="eastAsia"/>
                <w:sz w:val="18"/>
              </w:rPr>
              <w:t>隐藏的</w:t>
            </w:r>
            <w:r>
              <w:rPr>
                <w:rFonts w:hint="eastAsia"/>
                <w:sz w:val="18"/>
              </w:rPr>
              <w:t>id</w:t>
            </w:r>
          </w:p>
        </w:tc>
      </w:tr>
      <w:tr w:rsidR="00055846" w:rsidRPr="00943B25" w:rsidTr="00B82365">
        <w:tc>
          <w:tcPr>
            <w:tcW w:w="1162" w:type="dxa"/>
            <w:vMerge w:val="restart"/>
            <w:vAlign w:val="center"/>
          </w:tcPr>
          <w:p w:rsidR="00055846" w:rsidRPr="002463D7" w:rsidRDefault="00055846" w:rsidP="00021E0D">
            <w:pPr>
              <w:rPr>
                <w:sz w:val="18"/>
              </w:rPr>
            </w:pPr>
            <w:r>
              <w:rPr>
                <w:rFonts w:hint="eastAsia"/>
                <w:sz w:val="18"/>
              </w:rPr>
              <w:t>单频监</w:t>
            </w:r>
            <w:r w:rsidRPr="002463D7">
              <w:rPr>
                <w:rFonts w:hint="eastAsia"/>
                <w:sz w:val="18"/>
              </w:rPr>
              <w:t>测</w:t>
            </w:r>
          </w:p>
        </w:tc>
        <w:tc>
          <w:tcPr>
            <w:tcW w:w="1681" w:type="dxa"/>
          </w:tcPr>
          <w:p w:rsidR="00055846" w:rsidRPr="002463D7" w:rsidRDefault="00055846" w:rsidP="00B23596">
            <w:pPr>
              <w:ind w:firstLine="360"/>
              <w:jc w:val="left"/>
              <w:rPr>
                <w:sz w:val="18"/>
              </w:rPr>
            </w:pPr>
            <w:r w:rsidRPr="002463D7">
              <w:rPr>
                <w:rFonts w:hint="eastAsia"/>
                <w:sz w:val="18"/>
              </w:rPr>
              <w:t>信号参数登记</w:t>
            </w:r>
          </w:p>
        </w:tc>
        <w:tc>
          <w:tcPr>
            <w:tcW w:w="2466" w:type="dxa"/>
          </w:tcPr>
          <w:p w:rsidR="00055846" w:rsidRPr="002463D7" w:rsidRDefault="00055846" w:rsidP="00021E0D">
            <w:pPr>
              <w:jc w:val="left"/>
              <w:rPr>
                <w:sz w:val="18"/>
              </w:rPr>
            </w:pPr>
            <w:r>
              <w:rPr>
                <w:rFonts w:asciiTheme="minorEastAsia" w:hAnsiTheme="minorEastAsia"/>
                <w:iCs/>
                <w:sz w:val="18"/>
                <w:szCs w:val="18"/>
              </w:rPr>
              <w:t>CDB</w:t>
            </w:r>
            <w:r w:rsidRPr="002463D7">
              <w:rPr>
                <w:rFonts w:asciiTheme="minorEastAsia" w:hAnsiTheme="minorEastAsia"/>
                <w:iCs/>
                <w:sz w:val="18"/>
                <w:szCs w:val="18"/>
              </w:rPr>
              <w:t>DPJCSignalParameterReg</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055846" w:rsidRPr="002463D7" w:rsidRDefault="00055846" w:rsidP="00021E0D">
            <w:pPr>
              <w:rPr>
                <w:rFonts w:asciiTheme="minorEastAsia" w:hAnsiTheme="minorEastAsia"/>
                <w:sz w:val="18"/>
                <w:szCs w:val="18"/>
              </w:rPr>
            </w:pPr>
            <w:r>
              <w:rPr>
                <w:rFonts w:asciiTheme="minorEastAsia" w:hAnsiTheme="minorEastAsia"/>
                <w:iCs/>
                <w:sz w:val="18"/>
                <w:szCs w:val="18"/>
              </w:rPr>
              <w:t>CDB</w:t>
            </w:r>
            <w:r w:rsidRPr="002463D7">
              <w:rPr>
                <w:rFonts w:asciiTheme="minorEastAsia" w:hAnsiTheme="minorEastAsia"/>
                <w:iCs/>
                <w:sz w:val="18"/>
                <w:szCs w:val="18"/>
              </w:rPr>
              <w:t>DPJCOriginalMonitorData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055846" w:rsidRPr="002463D7" w:rsidRDefault="00055846" w:rsidP="00B23596">
            <w:pPr>
              <w:ind w:firstLine="360"/>
              <w:rPr>
                <w:rFonts w:asciiTheme="minorEastAsia" w:hAnsiTheme="minorEastAsia"/>
                <w:sz w:val="18"/>
                <w:szCs w:val="18"/>
              </w:rPr>
            </w:pPr>
            <w:r>
              <w:rPr>
                <w:rFonts w:asciiTheme="minorEastAsia" w:hAnsiTheme="minorEastAsia"/>
                <w:iCs/>
                <w:sz w:val="18"/>
                <w:szCs w:val="18"/>
              </w:rPr>
              <w:t>CDB</w:t>
            </w:r>
            <w:r w:rsidRPr="002463D7">
              <w:rPr>
                <w:rFonts w:asciiTheme="minorEastAsia" w:hAnsiTheme="minorEastAsia"/>
                <w:iCs/>
                <w:sz w:val="18"/>
                <w:szCs w:val="18"/>
              </w:rPr>
              <w:t>DPJCGraphicData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音频数据</w:t>
            </w:r>
          </w:p>
        </w:tc>
        <w:tc>
          <w:tcPr>
            <w:tcW w:w="2466" w:type="dxa"/>
          </w:tcPr>
          <w:p w:rsidR="00055846" w:rsidRPr="002463D7" w:rsidRDefault="00055846" w:rsidP="00B23596">
            <w:pPr>
              <w:ind w:firstLine="360"/>
              <w:rPr>
                <w:rFonts w:asciiTheme="minorEastAsia" w:hAnsiTheme="minorEastAsia"/>
                <w:sz w:val="18"/>
                <w:szCs w:val="18"/>
              </w:rPr>
            </w:pPr>
            <w:r>
              <w:rPr>
                <w:rFonts w:asciiTheme="minorEastAsia" w:hAnsiTheme="minorEastAsia"/>
                <w:iCs/>
                <w:sz w:val="18"/>
                <w:szCs w:val="18"/>
              </w:rPr>
              <w:t>CDB</w:t>
            </w:r>
            <w:r w:rsidRPr="002463D7">
              <w:rPr>
                <w:rFonts w:asciiTheme="minorEastAsia" w:hAnsiTheme="minorEastAsia"/>
                <w:iCs/>
                <w:sz w:val="18"/>
                <w:szCs w:val="18"/>
              </w:rPr>
              <w:t>DPJCAudioData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055846" w:rsidRPr="002463D7" w:rsidRDefault="00055846" w:rsidP="00B23596">
            <w:pPr>
              <w:ind w:firstLine="360"/>
              <w:rPr>
                <w:rFonts w:asciiTheme="minorEastAsia" w:hAnsiTheme="minorEastAsia"/>
                <w:sz w:val="18"/>
                <w:szCs w:val="18"/>
              </w:rPr>
            </w:pPr>
            <w:r>
              <w:rPr>
                <w:rFonts w:asciiTheme="minorEastAsia" w:hAnsiTheme="minorEastAsia"/>
                <w:iCs/>
                <w:sz w:val="18"/>
                <w:szCs w:val="18"/>
              </w:rPr>
              <w:t>CDB</w:t>
            </w:r>
            <w:r w:rsidRPr="002463D7">
              <w:rPr>
                <w:rFonts w:asciiTheme="minorEastAsia" w:hAnsiTheme="minorEastAsia"/>
                <w:iCs/>
                <w:sz w:val="18"/>
                <w:szCs w:val="18"/>
              </w:rPr>
              <w:t>DPJCVideoData</w:t>
            </w:r>
          </w:p>
        </w:tc>
      </w:tr>
      <w:tr w:rsidR="00055846" w:rsidRPr="00943B25" w:rsidTr="00B82365">
        <w:tc>
          <w:tcPr>
            <w:tcW w:w="1162" w:type="dxa"/>
            <w:vMerge w:val="restart"/>
            <w:vAlign w:val="center"/>
          </w:tcPr>
          <w:p w:rsidR="00055846" w:rsidRPr="002463D7" w:rsidRDefault="00055846" w:rsidP="00021E0D">
            <w:pPr>
              <w:rPr>
                <w:rFonts w:asciiTheme="minorEastAsia" w:hAnsiTheme="minorEastAsia"/>
                <w:sz w:val="18"/>
                <w:szCs w:val="18"/>
              </w:rPr>
            </w:pPr>
            <w:r w:rsidRPr="002463D7">
              <w:rPr>
                <w:rFonts w:asciiTheme="minorEastAsia" w:hAnsiTheme="minorEastAsia" w:hint="eastAsia"/>
                <w:sz w:val="18"/>
                <w:szCs w:val="18"/>
              </w:rPr>
              <w:t>频段扫描</w:t>
            </w: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055846" w:rsidRPr="002463D7" w:rsidRDefault="00055846" w:rsidP="00021E0D">
            <w:pPr>
              <w:rPr>
                <w:rFonts w:asciiTheme="minorEastAsia" w:hAnsiTheme="minorEastAsia"/>
                <w:sz w:val="18"/>
                <w:szCs w:val="18"/>
              </w:rPr>
            </w:pPr>
            <w:r>
              <w:rPr>
                <w:rFonts w:asciiTheme="minorEastAsia" w:hAnsiTheme="minorEastAsia"/>
                <w:iCs/>
                <w:sz w:val="18"/>
                <w:szCs w:val="18"/>
              </w:rPr>
              <w:t>CDB</w:t>
            </w:r>
            <w:r>
              <w:rPr>
                <w:rFonts w:asciiTheme="minorEastAsia" w:hAnsiTheme="minorEastAsia" w:hint="eastAsia"/>
                <w:iCs/>
                <w:sz w:val="18"/>
                <w:szCs w:val="18"/>
              </w:rPr>
              <w:t>PDSM</w:t>
            </w:r>
            <w:r w:rsidRPr="002463D7">
              <w:rPr>
                <w:rFonts w:asciiTheme="minorEastAsia" w:hAnsiTheme="minorEastAsia"/>
                <w:iCs/>
                <w:sz w:val="18"/>
                <w:szCs w:val="18"/>
              </w:rPr>
              <w:t>OriginalMonitorData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055846" w:rsidRPr="002463D7" w:rsidRDefault="00055846" w:rsidP="00B23596">
            <w:pPr>
              <w:ind w:firstLine="360"/>
              <w:rPr>
                <w:rFonts w:asciiTheme="minorEastAsia" w:hAnsiTheme="minorEastAsia"/>
                <w:sz w:val="18"/>
                <w:szCs w:val="18"/>
              </w:rPr>
            </w:pPr>
            <w:r>
              <w:rPr>
                <w:rFonts w:asciiTheme="minorEastAsia" w:hAnsiTheme="minorEastAsia"/>
                <w:iCs/>
                <w:sz w:val="18"/>
                <w:szCs w:val="18"/>
              </w:rPr>
              <w:t>CDB</w:t>
            </w:r>
            <w:r>
              <w:rPr>
                <w:rFonts w:asciiTheme="minorEastAsia" w:hAnsiTheme="minorEastAsia" w:hint="eastAsia"/>
                <w:iCs/>
                <w:sz w:val="18"/>
                <w:szCs w:val="18"/>
              </w:rPr>
              <w:t>PDSM</w:t>
            </w:r>
            <w:r w:rsidRPr="002463D7">
              <w:rPr>
                <w:rFonts w:asciiTheme="minorEastAsia" w:hAnsiTheme="minorEastAsia"/>
                <w:iCs/>
                <w:sz w:val="18"/>
                <w:szCs w:val="18"/>
              </w:rPr>
              <w:t>GraphicData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055846" w:rsidRPr="002463D7" w:rsidRDefault="00055846" w:rsidP="00B23596">
            <w:pPr>
              <w:ind w:firstLine="360"/>
              <w:rPr>
                <w:rFonts w:asciiTheme="minorEastAsia" w:hAnsiTheme="minorEastAsia"/>
                <w:sz w:val="18"/>
                <w:szCs w:val="18"/>
              </w:rPr>
            </w:pPr>
            <w:r>
              <w:rPr>
                <w:rFonts w:asciiTheme="minorEastAsia" w:hAnsiTheme="minorEastAsia"/>
                <w:iCs/>
                <w:sz w:val="18"/>
                <w:szCs w:val="18"/>
              </w:rPr>
              <w:t>CDB</w:t>
            </w:r>
            <w:r>
              <w:rPr>
                <w:rFonts w:asciiTheme="minorEastAsia" w:hAnsiTheme="minorEastAsia" w:hint="eastAsia"/>
                <w:iCs/>
                <w:sz w:val="18"/>
                <w:szCs w:val="18"/>
              </w:rPr>
              <w:t>PDSM</w:t>
            </w:r>
            <w:r w:rsidRPr="002463D7">
              <w:rPr>
                <w:rFonts w:asciiTheme="minorEastAsia" w:hAnsiTheme="minorEastAsia"/>
                <w:iCs/>
                <w:sz w:val="18"/>
                <w:szCs w:val="18"/>
              </w:rPr>
              <w:t>VideoData</w:t>
            </w:r>
          </w:p>
        </w:tc>
      </w:tr>
      <w:tr w:rsidR="00055846" w:rsidRPr="00943B25" w:rsidTr="00B82365">
        <w:tc>
          <w:tcPr>
            <w:tcW w:w="1162" w:type="dxa"/>
            <w:vMerge w:val="restart"/>
            <w:vAlign w:val="center"/>
          </w:tcPr>
          <w:p w:rsidR="00055846" w:rsidRPr="002463D7" w:rsidRDefault="00055846" w:rsidP="00021E0D">
            <w:pPr>
              <w:rPr>
                <w:rFonts w:asciiTheme="minorEastAsia" w:hAnsiTheme="minorEastAsia"/>
                <w:sz w:val="18"/>
                <w:szCs w:val="18"/>
              </w:rPr>
            </w:pPr>
            <w:r w:rsidRPr="002463D7">
              <w:rPr>
                <w:rFonts w:asciiTheme="minorEastAsia" w:hAnsiTheme="minorEastAsia" w:hint="eastAsia"/>
                <w:sz w:val="18"/>
                <w:szCs w:val="18"/>
              </w:rPr>
              <w:t>信号测向</w:t>
            </w:r>
          </w:p>
        </w:tc>
        <w:tc>
          <w:tcPr>
            <w:tcW w:w="1681" w:type="dxa"/>
          </w:tcPr>
          <w:p w:rsidR="00055846" w:rsidRPr="002463D7" w:rsidRDefault="00055846" w:rsidP="00B23596">
            <w:pPr>
              <w:ind w:firstLine="360"/>
              <w:jc w:val="left"/>
              <w:rPr>
                <w:sz w:val="18"/>
              </w:rPr>
            </w:pPr>
            <w:r w:rsidRPr="002463D7">
              <w:rPr>
                <w:rFonts w:hint="eastAsia"/>
                <w:sz w:val="18"/>
              </w:rPr>
              <w:t>信号参数登记</w:t>
            </w:r>
          </w:p>
        </w:tc>
        <w:tc>
          <w:tcPr>
            <w:tcW w:w="2466" w:type="dxa"/>
          </w:tcPr>
          <w:p w:rsidR="00055846" w:rsidRPr="002463D7" w:rsidRDefault="00055846" w:rsidP="00021E0D">
            <w:pPr>
              <w:rPr>
                <w:rFonts w:asciiTheme="minorEastAsia" w:hAnsiTheme="minorEastAsia"/>
                <w:iCs/>
                <w:sz w:val="18"/>
                <w:szCs w:val="18"/>
              </w:rPr>
            </w:pPr>
            <w:r>
              <w:rPr>
                <w:rFonts w:asciiTheme="minorEastAsia" w:hAnsiTheme="minorEastAsia"/>
                <w:iCs/>
                <w:sz w:val="18"/>
                <w:szCs w:val="18"/>
              </w:rPr>
              <w:t>CDB</w:t>
            </w:r>
            <w:r w:rsidRPr="002463D7">
              <w:rPr>
                <w:rFonts w:asciiTheme="minorEastAsia" w:hAnsiTheme="minorEastAsia"/>
                <w:iCs/>
                <w:sz w:val="18"/>
                <w:szCs w:val="18"/>
              </w:rPr>
              <w:t>XHCXSignalParameterReg</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cs="宋体"/>
                <w:color w:val="000000"/>
                <w:kern w:val="0"/>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055846" w:rsidRPr="002463D7" w:rsidRDefault="00055846" w:rsidP="00021E0D">
            <w:pPr>
              <w:rPr>
                <w:rFonts w:asciiTheme="minorEastAsia" w:hAnsiTheme="minorEastAsia"/>
                <w:iCs/>
                <w:sz w:val="18"/>
                <w:szCs w:val="18"/>
              </w:rPr>
            </w:pPr>
            <w:r>
              <w:rPr>
                <w:rFonts w:asciiTheme="minorEastAsia" w:hAnsiTheme="minorEastAsia"/>
                <w:iCs/>
                <w:sz w:val="18"/>
                <w:szCs w:val="18"/>
              </w:rPr>
              <w:t>CDB</w:t>
            </w:r>
            <w:r w:rsidRPr="002463D7">
              <w:rPr>
                <w:rFonts w:asciiTheme="minorEastAsia" w:hAnsiTheme="minorEastAsia"/>
                <w:iCs/>
                <w:sz w:val="18"/>
                <w:szCs w:val="18"/>
              </w:rPr>
              <w:t>XHCXOriginalMonitorData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cs="宋体"/>
                <w:color w:val="000000"/>
                <w:kern w:val="0"/>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图形数据</w:t>
            </w:r>
          </w:p>
        </w:tc>
        <w:tc>
          <w:tcPr>
            <w:tcW w:w="2466" w:type="dxa"/>
          </w:tcPr>
          <w:p w:rsidR="00055846" w:rsidRPr="002463D7" w:rsidRDefault="00055846" w:rsidP="00B23596">
            <w:pPr>
              <w:ind w:firstLine="360"/>
              <w:rPr>
                <w:rFonts w:asciiTheme="minorEastAsia" w:hAnsiTheme="minorEastAsia"/>
                <w:iCs/>
                <w:sz w:val="18"/>
                <w:szCs w:val="18"/>
              </w:rPr>
            </w:pPr>
            <w:r>
              <w:rPr>
                <w:rFonts w:asciiTheme="minorEastAsia" w:hAnsiTheme="minorEastAsia"/>
                <w:iCs/>
                <w:sz w:val="18"/>
                <w:szCs w:val="18"/>
              </w:rPr>
              <w:t>CDB</w:t>
            </w:r>
            <w:r w:rsidRPr="002463D7">
              <w:rPr>
                <w:rFonts w:asciiTheme="minorEastAsia" w:hAnsiTheme="minorEastAsia"/>
                <w:iCs/>
                <w:sz w:val="18"/>
                <w:szCs w:val="18"/>
              </w:rPr>
              <w:t>XHCXGraphicData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cs="宋体"/>
                <w:color w:val="000000"/>
                <w:kern w:val="0"/>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音频数据</w:t>
            </w:r>
          </w:p>
        </w:tc>
        <w:tc>
          <w:tcPr>
            <w:tcW w:w="2466" w:type="dxa"/>
          </w:tcPr>
          <w:p w:rsidR="00055846" w:rsidRPr="00F66ABE" w:rsidRDefault="00055846" w:rsidP="00B23596">
            <w:pPr>
              <w:ind w:firstLine="360"/>
              <w:rPr>
                <w:rFonts w:asciiTheme="minorEastAsia" w:hAnsiTheme="minorEastAsia"/>
                <w:iCs/>
                <w:sz w:val="18"/>
                <w:szCs w:val="18"/>
              </w:rPr>
            </w:pPr>
            <w:r>
              <w:rPr>
                <w:rFonts w:asciiTheme="minorEastAsia" w:hAnsiTheme="minorEastAsia"/>
                <w:iCs/>
                <w:sz w:val="18"/>
                <w:szCs w:val="18"/>
              </w:rPr>
              <w:t>CDB</w:t>
            </w:r>
            <w:r w:rsidRPr="00F66ABE">
              <w:rPr>
                <w:rFonts w:asciiTheme="minorEastAsia" w:hAnsiTheme="minorEastAsia"/>
                <w:iCs/>
                <w:sz w:val="18"/>
                <w:szCs w:val="18"/>
              </w:rPr>
              <w:t>XHCXAudioData</w:t>
            </w:r>
          </w:p>
        </w:tc>
      </w:tr>
      <w:tr w:rsidR="00055846" w:rsidRPr="00943B25" w:rsidTr="00B82365">
        <w:tc>
          <w:tcPr>
            <w:tcW w:w="1162" w:type="dxa"/>
            <w:vMerge/>
            <w:vAlign w:val="center"/>
          </w:tcPr>
          <w:p w:rsidR="00055846" w:rsidRPr="002463D7" w:rsidRDefault="00055846" w:rsidP="00B23596">
            <w:pPr>
              <w:ind w:firstLine="360"/>
              <w:jc w:val="center"/>
              <w:rPr>
                <w:rFonts w:asciiTheme="minorEastAsia" w:hAnsiTheme="minorEastAsia" w:cs="宋体"/>
                <w:color w:val="000000"/>
                <w:kern w:val="0"/>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055846" w:rsidRPr="00F66ABE" w:rsidRDefault="00055846" w:rsidP="00B23596">
            <w:pPr>
              <w:ind w:firstLine="360"/>
              <w:rPr>
                <w:rFonts w:asciiTheme="minorEastAsia" w:hAnsiTheme="minorEastAsia"/>
                <w:sz w:val="18"/>
                <w:szCs w:val="18"/>
              </w:rPr>
            </w:pPr>
            <w:r>
              <w:rPr>
                <w:rFonts w:asciiTheme="minorEastAsia" w:hAnsiTheme="minorEastAsia"/>
                <w:iCs/>
                <w:sz w:val="18"/>
                <w:szCs w:val="18"/>
              </w:rPr>
              <w:t>CDB</w:t>
            </w:r>
            <w:r w:rsidRPr="00F66ABE">
              <w:rPr>
                <w:rFonts w:asciiTheme="minorEastAsia" w:hAnsiTheme="minorEastAsia"/>
                <w:iCs/>
                <w:sz w:val="18"/>
                <w:szCs w:val="18"/>
              </w:rPr>
              <w:t>XHCXVideoData</w:t>
            </w:r>
          </w:p>
        </w:tc>
      </w:tr>
      <w:tr w:rsidR="00055846" w:rsidRPr="00943B25" w:rsidTr="00B82365">
        <w:tc>
          <w:tcPr>
            <w:tcW w:w="1162" w:type="dxa"/>
            <w:vMerge w:val="restart"/>
            <w:vAlign w:val="center"/>
          </w:tcPr>
          <w:p w:rsidR="00055846" w:rsidRPr="002463D7" w:rsidRDefault="00055846" w:rsidP="00021E0D">
            <w:pPr>
              <w:widowControl/>
              <w:rPr>
                <w:rFonts w:asciiTheme="minorEastAsia" w:hAnsiTheme="minorEastAsia" w:cs="宋体"/>
                <w:color w:val="000000"/>
                <w:kern w:val="0"/>
                <w:sz w:val="18"/>
                <w:szCs w:val="18"/>
              </w:rPr>
            </w:pPr>
            <w:r w:rsidRPr="002463D7">
              <w:rPr>
                <w:rFonts w:asciiTheme="minorEastAsia" w:hAnsiTheme="minorEastAsia" w:cs="宋体" w:hint="eastAsia"/>
                <w:kern w:val="0"/>
                <w:sz w:val="18"/>
                <w:szCs w:val="18"/>
              </w:rPr>
              <w:t>联合定位</w:t>
            </w: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原始监测数据</w:t>
            </w:r>
          </w:p>
        </w:tc>
        <w:tc>
          <w:tcPr>
            <w:tcW w:w="2466" w:type="dxa"/>
          </w:tcPr>
          <w:p w:rsidR="00055846" w:rsidRPr="00F66ABE" w:rsidRDefault="00055846" w:rsidP="00021E0D">
            <w:pPr>
              <w:rPr>
                <w:rFonts w:asciiTheme="minorEastAsia" w:hAnsiTheme="minorEastAsia"/>
                <w:sz w:val="18"/>
                <w:szCs w:val="18"/>
              </w:rPr>
            </w:pPr>
            <w:r>
              <w:rPr>
                <w:rFonts w:asciiTheme="minorEastAsia" w:hAnsiTheme="minorEastAsia"/>
                <w:iCs/>
                <w:sz w:val="18"/>
                <w:szCs w:val="18"/>
              </w:rPr>
              <w:t>CDB</w:t>
            </w:r>
            <w:r w:rsidRPr="00F66ABE">
              <w:rPr>
                <w:rFonts w:asciiTheme="minorEastAsia" w:hAnsiTheme="minorEastAsia"/>
                <w:iCs/>
                <w:sz w:val="18"/>
                <w:szCs w:val="18"/>
              </w:rPr>
              <w:t>LHDWOriginalMonitorData</w:t>
            </w:r>
          </w:p>
        </w:tc>
      </w:tr>
      <w:tr w:rsidR="00055846" w:rsidRPr="00943B25" w:rsidTr="00B82365">
        <w:tc>
          <w:tcPr>
            <w:tcW w:w="1162" w:type="dxa"/>
            <w:vMerge/>
            <w:vAlign w:val="center"/>
          </w:tcPr>
          <w:p w:rsidR="00055846" w:rsidRPr="002463D7" w:rsidRDefault="00055846" w:rsidP="00B23596">
            <w:pPr>
              <w:widowControl/>
              <w:ind w:firstLine="360"/>
              <w:jc w:val="left"/>
              <w:rPr>
                <w:rFonts w:asciiTheme="minorEastAsia" w:hAnsiTheme="minorEastAsia" w:cs="宋体"/>
                <w:color w:val="000000"/>
                <w:kern w:val="0"/>
                <w:sz w:val="18"/>
                <w:szCs w:val="18"/>
              </w:rPr>
            </w:pPr>
          </w:p>
        </w:tc>
        <w:tc>
          <w:tcPr>
            <w:tcW w:w="1681" w:type="dxa"/>
          </w:tcPr>
          <w:p w:rsidR="00055846" w:rsidRPr="002463D7" w:rsidRDefault="00055846" w:rsidP="00B23596">
            <w:pPr>
              <w:ind w:firstLine="360"/>
              <w:rPr>
                <w:rFonts w:asciiTheme="minorEastAsia" w:hAnsiTheme="minorEastAsia"/>
                <w:sz w:val="18"/>
                <w:szCs w:val="18"/>
              </w:rPr>
            </w:pPr>
            <w:r w:rsidRPr="002463D7">
              <w:rPr>
                <w:rFonts w:asciiTheme="minorEastAsia" w:hAnsiTheme="minorEastAsia" w:hint="eastAsia"/>
                <w:sz w:val="18"/>
                <w:szCs w:val="18"/>
              </w:rPr>
              <w:t>视频数据</w:t>
            </w:r>
          </w:p>
        </w:tc>
        <w:tc>
          <w:tcPr>
            <w:tcW w:w="2466" w:type="dxa"/>
          </w:tcPr>
          <w:p w:rsidR="00055846" w:rsidRPr="00F66ABE" w:rsidRDefault="00055846" w:rsidP="00B23596">
            <w:pPr>
              <w:ind w:firstLine="360"/>
              <w:rPr>
                <w:rFonts w:asciiTheme="minorEastAsia" w:hAnsiTheme="minorEastAsia"/>
                <w:sz w:val="18"/>
                <w:szCs w:val="18"/>
              </w:rPr>
            </w:pPr>
            <w:r>
              <w:rPr>
                <w:rFonts w:asciiTheme="minorEastAsia" w:hAnsiTheme="minorEastAsia"/>
                <w:iCs/>
                <w:sz w:val="18"/>
                <w:szCs w:val="18"/>
              </w:rPr>
              <w:t>CDB</w:t>
            </w:r>
            <w:r w:rsidRPr="00F66ABE">
              <w:rPr>
                <w:rFonts w:asciiTheme="minorEastAsia" w:hAnsiTheme="minorEastAsia"/>
                <w:iCs/>
                <w:sz w:val="18"/>
                <w:szCs w:val="18"/>
              </w:rPr>
              <w:t>LHDWVideoData</w:t>
            </w:r>
          </w:p>
        </w:tc>
      </w:tr>
      <w:tr w:rsidR="00055846" w:rsidRPr="00943B25" w:rsidTr="00B82365">
        <w:tc>
          <w:tcPr>
            <w:tcW w:w="1162" w:type="dxa"/>
            <w:vAlign w:val="center"/>
          </w:tcPr>
          <w:p w:rsidR="00055846" w:rsidRPr="002463D7" w:rsidRDefault="00055846" w:rsidP="00021E0D">
            <w:pPr>
              <w:widowControl/>
              <w:rPr>
                <w:rFonts w:asciiTheme="minorEastAsia" w:hAnsiTheme="minorEastAsia" w:cs="宋体"/>
                <w:color w:val="000000"/>
                <w:kern w:val="0"/>
                <w:sz w:val="18"/>
                <w:szCs w:val="18"/>
              </w:rPr>
            </w:pPr>
            <w:r w:rsidRPr="002463D7">
              <w:rPr>
                <w:rFonts w:asciiTheme="minorEastAsia" w:hAnsiTheme="minorEastAsia" w:cs="宋体" w:hint="eastAsia"/>
                <w:color w:val="000000"/>
                <w:kern w:val="0"/>
                <w:sz w:val="18"/>
                <w:szCs w:val="18"/>
              </w:rPr>
              <w:t>监测报告</w:t>
            </w:r>
          </w:p>
        </w:tc>
        <w:tc>
          <w:tcPr>
            <w:tcW w:w="1681" w:type="dxa"/>
          </w:tcPr>
          <w:p w:rsidR="00055846" w:rsidRPr="002463D7" w:rsidRDefault="00055846" w:rsidP="00B23596">
            <w:pPr>
              <w:ind w:firstLine="360"/>
              <w:rPr>
                <w:rFonts w:asciiTheme="minorEastAsia" w:hAnsiTheme="minorEastAsia"/>
                <w:sz w:val="18"/>
                <w:szCs w:val="18"/>
              </w:rPr>
            </w:pPr>
          </w:p>
        </w:tc>
        <w:tc>
          <w:tcPr>
            <w:tcW w:w="2466" w:type="dxa"/>
          </w:tcPr>
          <w:p w:rsidR="00055846" w:rsidRPr="00F66ABE" w:rsidRDefault="00055846" w:rsidP="00B23596">
            <w:pPr>
              <w:ind w:firstLine="360"/>
              <w:rPr>
                <w:rFonts w:asciiTheme="minorEastAsia" w:hAnsiTheme="minorEastAsia"/>
                <w:sz w:val="18"/>
                <w:szCs w:val="18"/>
              </w:rPr>
            </w:pPr>
            <w:r>
              <w:rPr>
                <w:rFonts w:asciiTheme="minorEastAsia" w:hAnsiTheme="minorEastAsia" w:hint="eastAsia"/>
                <w:iCs/>
                <w:sz w:val="18"/>
                <w:szCs w:val="18"/>
              </w:rPr>
              <w:t>CDB</w:t>
            </w:r>
            <w:r w:rsidRPr="00F66ABE">
              <w:rPr>
                <w:rFonts w:asciiTheme="minorEastAsia" w:hAnsiTheme="minorEastAsia"/>
                <w:iCs/>
                <w:sz w:val="18"/>
                <w:szCs w:val="18"/>
              </w:rPr>
              <w:t>JCBGData</w:t>
            </w:r>
          </w:p>
        </w:tc>
      </w:tr>
    </w:tbl>
    <w:p w:rsidR="00055846" w:rsidRPr="00055846" w:rsidRDefault="00055846" w:rsidP="00B23596">
      <w:pPr>
        <w:ind w:firstLine="420"/>
      </w:pPr>
    </w:p>
    <w:p w:rsidR="00F66ABE" w:rsidRPr="007D6A36" w:rsidRDefault="00F66ABE" w:rsidP="007D6A36">
      <w:pPr>
        <w:pStyle w:val="3"/>
      </w:pPr>
      <w:r w:rsidRPr="007D6A36">
        <w:rPr>
          <w:rFonts w:hint="eastAsia"/>
        </w:rPr>
        <w:t>卫星监测</w:t>
      </w:r>
    </w:p>
    <w:tbl>
      <w:tblPr>
        <w:tblStyle w:val="a5"/>
        <w:tblW w:w="0" w:type="auto"/>
        <w:tblLook w:val="04A0" w:firstRow="1" w:lastRow="0" w:firstColumn="1" w:lastColumn="0" w:noHBand="0" w:noVBand="1"/>
      </w:tblPr>
      <w:tblGrid>
        <w:gridCol w:w="1162"/>
        <w:gridCol w:w="1681"/>
        <w:gridCol w:w="2556"/>
      </w:tblGrid>
      <w:tr w:rsidR="0061267C" w:rsidRPr="00943B25" w:rsidTr="0061267C">
        <w:tc>
          <w:tcPr>
            <w:tcW w:w="1162" w:type="dxa"/>
          </w:tcPr>
          <w:p w:rsidR="0061267C" w:rsidRPr="002463D7" w:rsidRDefault="0061267C" w:rsidP="00021E0D">
            <w:pPr>
              <w:jc w:val="left"/>
              <w:rPr>
                <w:sz w:val="18"/>
              </w:rPr>
            </w:pPr>
            <w:r>
              <w:rPr>
                <w:rFonts w:hint="eastAsia"/>
                <w:sz w:val="18"/>
              </w:rPr>
              <w:t>监测类型</w:t>
            </w:r>
          </w:p>
        </w:tc>
        <w:tc>
          <w:tcPr>
            <w:tcW w:w="1681" w:type="dxa"/>
          </w:tcPr>
          <w:p w:rsidR="0061267C" w:rsidRPr="002463D7" w:rsidRDefault="0061267C" w:rsidP="00B23596">
            <w:pPr>
              <w:ind w:firstLine="360"/>
              <w:jc w:val="left"/>
              <w:rPr>
                <w:sz w:val="18"/>
              </w:rPr>
            </w:pPr>
            <w:r>
              <w:rPr>
                <w:rFonts w:hint="eastAsia"/>
                <w:sz w:val="18"/>
              </w:rPr>
              <w:t>数据导入类型</w:t>
            </w:r>
          </w:p>
        </w:tc>
        <w:tc>
          <w:tcPr>
            <w:tcW w:w="2556" w:type="dxa"/>
          </w:tcPr>
          <w:p w:rsidR="0061267C" w:rsidRPr="002463D7" w:rsidRDefault="0061267C" w:rsidP="00B23596">
            <w:pPr>
              <w:ind w:firstLine="360"/>
              <w:jc w:val="left"/>
              <w:rPr>
                <w:sz w:val="18"/>
              </w:rPr>
            </w:pPr>
            <w:r>
              <w:rPr>
                <w:rFonts w:hint="eastAsia"/>
                <w:sz w:val="18"/>
              </w:rPr>
              <w:t>隐藏的</w:t>
            </w:r>
            <w:r>
              <w:rPr>
                <w:rFonts w:hint="eastAsia"/>
                <w:sz w:val="18"/>
              </w:rPr>
              <w:t>id</w:t>
            </w:r>
          </w:p>
        </w:tc>
      </w:tr>
      <w:tr w:rsidR="00C07C40" w:rsidRPr="00943B25" w:rsidTr="0061267C">
        <w:tc>
          <w:tcPr>
            <w:tcW w:w="1162" w:type="dxa"/>
            <w:vAlign w:val="center"/>
          </w:tcPr>
          <w:p w:rsidR="00C07C40" w:rsidRPr="002463D7" w:rsidRDefault="00C07C40" w:rsidP="00021E0D">
            <w:pPr>
              <w:widowControl/>
              <w:rPr>
                <w:rFonts w:asciiTheme="minorEastAsia" w:hAnsiTheme="minorEastAsia" w:cs="宋体"/>
                <w:color w:val="000000"/>
                <w:kern w:val="0"/>
                <w:sz w:val="18"/>
                <w:szCs w:val="18"/>
              </w:rPr>
            </w:pPr>
            <w:r>
              <w:rPr>
                <w:rFonts w:asciiTheme="minorEastAsia" w:hAnsiTheme="minorEastAsia" w:cs="宋体" w:hint="eastAsia"/>
                <w:kern w:val="0"/>
                <w:sz w:val="18"/>
                <w:szCs w:val="18"/>
              </w:rPr>
              <w:t>转发器监测</w:t>
            </w:r>
          </w:p>
        </w:tc>
        <w:tc>
          <w:tcPr>
            <w:tcW w:w="1681" w:type="dxa"/>
          </w:tcPr>
          <w:p w:rsidR="00C07C40" w:rsidRPr="002463D7" w:rsidRDefault="00C07C40" w:rsidP="00B23596">
            <w:pPr>
              <w:ind w:firstLine="360"/>
              <w:rPr>
                <w:rFonts w:asciiTheme="minorEastAsia" w:hAnsiTheme="minorEastAsia"/>
                <w:sz w:val="18"/>
                <w:szCs w:val="18"/>
              </w:rPr>
            </w:pPr>
          </w:p>
        </w:tc>
        <w:tc>
          <w:tcPr>
            <w:tcW w:w="2556" w:type="dxa"/>
          </w:tcPr>
          <w:p w:rsidR="00C07C40" w:rsidRPr="00F66ABE" w:rsidRDefault="00C07C40" w:rsidP="00B23596">
            <w:pPr>
              <w:ind w:firstLine="360"/>
              <w:rPr>
                <w:rFonts w:asciiTheme="minorEastAsia" w:hAnsiTheme="minorEastAsia"/>
                <w:sz w:val="18"/>
                <w:szCs w:val="18"/>
              </w:rPr>
            </w:pPr>
            <w:r>
              <w:rPr>
                <w:rFonts w:asciiTheme="minorEastAsia" w:hAnsiTheme="minorEastAsia" w:hint="eastAsia"/>
                <w:iCs/>
                <w:sz w:val="18"/>
                <w:szCs w:val="18"/>
              </w:rPr>
              <w:t>WXZFQJC</w:t>
            </w:r>
            <w:r w:rsidRPr="00F66ABE">
              <w:rPr>
                <w:rFonts w:asciiTheme="minorEastAsia" w:hAnsiTheme="minorEastAsia"/>
                <w:iCs/>
                <w:sz w:val="18"/>
                <w:szCs w:val="18"/>
              </w:rPr>
              <w:t>Data</w:t>
            </w:r>
          </w:p>
        </w:tc>
      </w:tr>
      <w:tr w:rsidR="00C07C40" w:rsidRPr="00943B25" w:rsidTr="0061267C">
        <w:tc>
          <w:tcPr>
            <w:tcW w:w="1162" w:type="dxa"/>
            <w:vAlign w:val="center"/>
          </w:tcPr>
          <w:p w:rsidR="00C07C40" w:rsidRPr="002463D7" w:rsidRDefault="00C07C40" w:rsidP="00021E0D">
            <w:pPr>
              <w:widowControl/>
              <w:rPr>
                <w:rFonts w:asciiTheme="minorEastAsia" w:hAnsiTheme="minorEastAsia" w:cs="宋体"/>
                <w:color w:val="000000"/>
                <w:kern w:val="0"/>
                <w:sz w:val="18"/>
                <w:szCs w:val="18"/>
              </w:rPr>
            </w:pPr>
            <w:r w:rsidRPr="002463D7">
              <w:rPr>
                <w:rFonts w:asciiTheme="minorEastAsia" w:hAnsiTheme="minorEastAsia" w:cs="宋体" w:hint="eastAsia"/>
                <w:color w:val="000000"/>
                <w:kern w:val="0"/>
                <w:sz w:val="18"/>
                <w:szCs w:val="18"/>
              </w:rPr>
              <w:t>监测报告</w:t>
            </w:r>
          </w:p>
        </w:tc>
        <w:tc>
          <w:tcPr>
            <w:tcW w:w="1681" w:type="dxa"/>
          </w:tcPr>
          <w:p w:rsidR="00C07C40" w:rsidRPr="002463D7" w:rsidRDefault="00C07C40" w:rsidP="00B23596">
            <w:pPr>
              <w:ind w:firstLine="360"/>
              <w:rPr>
                <w:rFonts w:asciiTheme="minorEastAsia" w:hAnsiTheme="minorEastAsia"/>
                <w:sz w:val="18"/>
                <w:szCs w:val="18"/>
              </w:rPr>
            </w:pPr>
          </w:p>
        </w:tc>
        <w:tc>
          <w:tcPr>
            <w:tcW w:w="2556" w:type="dxa"/>
          </w:tcPr>
          <w:p w:rsidR="00C07C40" w:rsidRPr="00F66ABE" w:rsidRDefault="00C07C40" w:rsidP="00B23596">
            <w:pPr>
              <w:ind w:firstLine="360"/>
              <w:rPr>
                <w:rFonts w:asciiTheme="minorEastAsia" w:hAnsiTheme="minorEastAsia"/>
                <w:sz w:val="18"/>
                <w:szCs w:val="18"/>
              </w:rPr>
            </w:pPr>
            <w:r>
              <w:rPr>
                <w:rFonts w:asciiTheme="minorEastAsia" w:hAnsiTheme="minorEastAsia" w:hint="eastAsia"/>
                <w:iCs/>
                <w:sz w:val="18"/>
                <w:szCs w:val="18"/>
              </w:rPr>
              <w:t>WX</w:t>
            </w:r>
            <w:r w:rsidRPr="00F66ABE">
              <w:rPr>
                <w:rFonts w:asciiTheme="minorEastAsia" w:hAnsiTheme="minorEastAsia"/>
                <w:iCs/>
                <w:sz w:val="18"/>
                <w:szCs w:val="18"/>
              </w:rPr>
              <w:t>JCBGData</w:t>
            </w:r>
          </w:p>
        </w:tc>
      </w:tr>
    </w:tbl>
    <w:p w:rsidR="000377AC" w:rsidRPr="005203AC" w:rsidRDefault="000377AC" w:rsidP="00B23596">
      <w:pPr>
        <w:ind w:firstLine="420"/>
      </w:pPr>
    </w:p>
    <w:p w:rsidR="00936554" w:rsidRPr="007D6A36" w:rsidRDefault="00B65259" w:rsidP="007D6A36">
      <w:pPr>
        <w:pStyle w:val="2"/>
      </w:pPr>
      <w:bookmarkStart w:id="71" w:name="_Toc501961699"/>
      <w:r>
        <w:rPr>
          <w:rFonts w:hint="eastAsia"/>
        </w:rPr>
        <w:t>14.4</w:t>
      </w:r>
      <w:r w:rsidR="00936554" w:rsidRPr="007D6A36">
        <w:rPr>
          <w:rFonts w:hint="eastAsia"/>
        </w:rPr>
        <w:t>数据表关系图</w:t>
      </w:r>
      <w:bookmarkEnd w:id="71"/>
    </w:p>
    <w:p w:rsidR="00153382" w:rsidRPr="007D6A36" w:rsidRDefault="00153382" w:rsidP="007D6A36">
      <w:pPr>
        <w:pStyle w:val="3"/>
      </w:pPr>
      <w:r w:rsidRPr="007D6A36">
        <w:rPr>
          <w:rFonts w:hint="eastAsia"/>
        </w:rPr>
        <w:t>短波监测</w:t>
      </w:r>
    </w:p>
    <w:p w:rsidR="00153382" w:rsidRDefault="000377AC" w:rsidP="00B23596">
      <w:pPr>
        <w:ind w:firstLine="420"/>
      </w:pPr>
      <w:r>
        <w:object w:dxaOrig="8799" w:dyaOrig="2327">
          <v:shape id="_x0000_i1026" type="#_x0000_t75" style="width:414.85pt;height:109.5pt" o:ole="">
            <v:imagedata r:id="rId36" o:title=""/>
          </v:shape>
          <o:OLEObject Type="Embed" ProgID="Visio.Drawing.11" ShapeID="_x0000_i1026" DrawAspect="Content" ObjectID="_1577887339" r:id="rId37"/>
        </w:object>
      </w:r>
    </w:p>
    <w:p w:rsidR="00153382" w:rsidRPr="007D6A36" w:rsidRDefault="00153382" w:rsidP="007D6A36">
      <w:pPr>
        <w:pStyle w:val="3"/>
      </w:pPr>
      <w:r w:rsidRPr="007D6A36">
        <w:rPr>
          <w:rFonts w:hint="eastAsia"/>
        </w:rPr>
        <w:lastRenderedPageBreak/>
        <w:t>超短波监测</w:t>
      </w:r>
    </w:p>
    <w:p w:rsidR="00153382" w:rsidRDefault="00153382" w:rsidP="00B23596">
      <w:pPr>
        <w:ind w:firstLine="420"/>
      </w:pPr>
      <w:r>
        <w:object w:dxaOrig="8899" w:dyaOrig="2328">
          <v:shape id="_x0000_i1027" type="#_x0000_t75" style="width:415.6pt;height:108.7pt" o:ole="">
            <v:imagedata r:id="rId38" o:title=""/>
          </v:shape>
          <o:OLEObject Type="Embed" ProgID="Visio.Drawing.11" ShapeID="_x0000_i1027" DrawAspect="Content" ObjectID="_1577887340" r:id="rId39"/>
        </w:object>
      </w:r>
    </w:p>
    <w:p w:rsidR="00153382" w:rsidRPr="007D6A36" w:rsidRDefault="00153382" w:rsidP="007D6A36">
      <w:pPr>
        <w:pStyle w:val="3"/>
      </w:pPr>
      <w:r w:rsidRPr="007D6A36">
        <w:rPr>
          <w:rFonts w:hint="eastAsia"/>
        </w:rPr>
        <w:t>卫星监测</w:t>
      </w:r>
    </w:p>
    <w:p w:rsidR="00153382" w:rsidRPr="000868D0" w:rsidRDefault="0061267C" w:rsidP="00B23596">
      <w:pPr>
        <w:ind w:firstLine="420"/>
      </w:pPr>
      <w:r>
        <w:object w:dxaOrig="3560" w:dyaOrig="925">
          <v:shape id="_x0000_i1028" type="#_x0000_t75" style="width:177.65pt;height:46.45pt" o:ole="">
            <v:imagedata r:id="rId40" o:title=""/>
          </v:shape>
          <o:OLEObject Type="Embed" ProgID="Visio.Drawing.11" ShapeID="_x0000_i1028" DrawAspect="Content" ObjectID="_1577887341" r:id="rId41"/>
        </w:object>
      </w:r>
    </w:p>
    <w:p w:rsidR="00153382" w:rsidRPr="00153382" w:rsidRDefault="00153382" w:rsidP="00B23596">
      <w:pPr>
        <w:ind w:firstLine="420"/>
      </w:pPr>
    </w:p>
    <w:p w:rsidR="00936554" w:rsidRPr="007D6A36" w:rsidRDefault="00B65259" w:rsidP="007D6A36">
      <w:pPr>
        <w:pStyle w:val="2"/>
      </w:pPr>
      <w:bookmarkStart w:id="72" w:name="_Toc501961700"/>
      <w:r>
        <w:rPr>
          <w:rFonts w:hint="eastAsia"/>
        </w:rPr>
        <w:t>14.5</w:t>
      </w:r>
      <w:r w:rsidR="00936554" w:rsidRPr="007D6A36">
        <w:rPr>
          <w:rFonts w:hint="eastAsia"/>
        </w:rPr>
        <w:t>数据表</w:t>
      </w:r>
      <w:bookmarkEnd w:id="72"/>
    </w:p>
    <w:p w:rsidR="005203AC" w:rsidRPr="007D6A36" w:rsidRDefault="005203AC" w:rsidP="007D6A36">
      <w:pPr>
        <w:pStyle w:val="3"/>
      </w:pPr>
      <w:r w:rsidRPr="007D6A36">
        <w:rPr>
          <w:rFonts w:hint="eastAsia"/>
        </w:rPr>
        <w:t>短波监测数据</w:t>
      </w:r>
    </w:p>
    <w:p w:rsidR="00EB364A" w:rsidRPr="007D6A36" w:rsidRDefault="00EB364A" w:rsidP="007D6A36">
      <w:pPr>
        <w:pStyle w:val="4"/>
      </w:pPr>
      <w:r w:rsidRPr="007D6A36">
        <w:rPr>
          <w:rFonts w:hint="eastAsia"/>
        </w:rPr>
        <w:t>单频监测数据</w:t>
      </w:r>
    </w:p>
    <w:p w:rsidR="00EB364A" w:rsidRDefault="00EB364A" w:rsidP="007D6A36">
      <w:pPr>
        <w:pStyle w:val="5"/>
        <w:rPr>
          <w:rStyle w:val="aa"/>
        </w:rPr>
      </w:pPr>
      <w:r w:rsidRPr="001D4348">
        <w:rPr>
          <w:rStyle w:val="aa"/>
          <w:rFonts w:hint="eastAsia"/>
        </w:rPr>
        <w:t>索引表</w:t>
      </w:r>
      <w:r>
        <w:rPr>
          <w:rStyle w:val="aa"/>
          <w:rFonts w:hint="eastAsia"/>
        </w:rPr>
        <w:t>EMCDPJC</w:t>
      </w:r>
    </w:p>
    <w:p w:rsidR="00EB364A" w:rsidRPr="002279E4" w:rsidRDefault="00EB364A"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307"/>
        <w:gridCol w:w="1926"/>
        <w:gridCol w:w="1591"/>
        <w:gridCol w:w="1190"/>
        <w:gridCol w:w="1273"/>
        <w:gridCol w:w="1235"/>
      </w:tblGrid>
      <w:tr w:rsidR="00EB364A" w:rsidRPr="00943B25" w:rsidTr="00EB364A">
        <w:tc>
          <w:tcPr>
            <w:tcW w:w="1307" w:type="dxa"/>
          </w:tcPr>
          <w:p w:rsidR="00EB364A" w:rsidRPr="001B36E4" w:rsidRDefault="00EB364A" w:rsidP="00B23596">
            <w:pPr>
              <w:ind w:firstLine="361"/>
              <w:jc w:val="center"/>
              <w:rPr>
                <w:b/>
                <w:sz w:val="18"/>
              </w:rPr>
            </w:pPr>
            <w:r w:rsidRPr="001B36E4">
              <w:rPr>
                <w:rFonts w:hint="eastAsia"/>
                <w:b/>
                <w:sz w:val="18"/>
              </w:rPr>
              <w:t>名称</w:t>
            </w:r>
          </w:p>
        </w:tc>
        <w:tc>
          <w:tcPr>
            <w:tcW w:w="1926"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307" w:type="dxa"/>
          </w:tcPr>
          <w:p w:rsidR="00EB364A" w:rsidRPr="00501933" w:rsidRDefault="00EB364A" w:rsidP="001E6B2C">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926"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中心频率</w:t>
            </w:r>
          </w:p>
        </w:tc>
        <w:tc>
          <w:tcPr>
            <w:tcW w:w="1926"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273" w:type="dxa"/>
          </w:tcPr>
          <w:p w:rsidR="00EB364A" w:rsidRDefault="00EB364A" w:rsidP="00B23596">
            <w:pPr>
              <w:ind w:firstLine="360"/>
              <w:rPr>
                <w:sz w:val="18"/>
              </w:rPr>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1E6B2C">
            <w:pPr>
              <w:rPr>
                <w:rFonts w:asciiTheme="minorEastAsia" w:hAnsiTheme="minorEastAsia"/>
                <w:sz w:val="18"/>
                <w:szCs w:val="18"/>
              </w:rPr>
            </w:pPr>
            <w:r w:rsidRPr="00501933">
              <w:rPr>
                <w:rFonts w:asciiTheme="minorEastAsia" w:hAnsiTheme="minorEastAsia" w:cs="宋体" w:hint="eastAsia"/>
                <w:color w:val="000000"/>
                <w:kern w:val="0"/>
                <w:sz w:val="18"/>
                <w:szCs w:val="18"/>
              </w:rPr>
              <w:t>监测起始时间</w:t>
            </w:r>
          </w:p>
        </w:tc>
        <w:tc>
          <w:tcPr>
            <w:tcW w:w="1926"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1E6B2C">
            <w:pPr>
              <w:rPr>
                <w:rFonts w:asciiTheme="minorEastAsia" w:hAnsiTheme="minorEastAsia"/>
                <w:sz w:val="18"/>
                <w:szCs w:val="18"/>
              </w:rPr>
            </w:pPr>
            <w:r w:rsidRPr="00501933">
              <w:rPr>
                <w:rFonts w:asciiTheme="minorEastAsia" w:hAnsiTheme="minorEastAsia" w:cs="宋体" w:hint="eastAsia"/>
                <w:color w:val="000000"/>
                <w:kern w:val="0"/>
                <w:sz w:val="18"/>
                <w:szCs w:val="18"/>
              </w:rPr>
              <w:t>监测终止时间</w:t>
            </w:r>
          </w:p>
        </w:tc>
        <w:tc>
          <w:tcPr>
            <w:tcW w:w="1926"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经度</w:t>
            </w:r>
          </w:p>
        </w:tc>
        <w:tc>
          <w:tcPr>
            <w:tcW w:w="1926"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Longitude</w:t>
            </w:r>
          </w:p>
        </w:tc>
        <w:tc>
          <w:tcPr>
            <w:tcW w:w="1591"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纬度</w:t>
            </w:r>
          </w:p>
        </w:tc>
        <w:tc>
          <w:tcPr>
            <w:tcW w:w="1926" w:type="dxa"/>
          </w:tcPr>
          <w:p w:rsidR="00EB364A" w:rsidRPr="00501933"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501933" w:rsidRDefault="00EB364A"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中频带宽</w:t>
            </w:r>
          </w:p>
        </w:tc>
        <w:tc>
          <w:tcPr>
            <w:tcW w:w="1926" w:type="dxa"/>
          </w:tcPr>
          <w:p w:rsidR="00EB364A" w:rsidRPr="00501933" w:rsidRDefault="00EB364A"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andwidth</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3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射频衰减</w:t>
            </w:r>
          </w:p>
        </w:tc>
        <w:tc>
          <w:tcPr>
            <w:tcW w:w="1926" w:type="dxa"/>
          </w:tcPr>
          <w:p w:rsidR="00EB364A" w:rsidRPr="006E7464" w:rsidRDefault="00EB364A" w:rsidP="001E6B2C">
            <w:pPr>
              <w:rPr>
                <w:rFonts w:asciiTheme="minorEastAsia" w:hAnsiTheme="minorEastAsia"/>
                <w:sz w:val="18"/>
                <w:szCs w:val="18"/>
              </w:rPr>
            </w:pPr>
            <w:r w:rsidRPr="006E7464">
              <w:rPr>
                <w:rFonts w:asciiTheme="minorEastAsia" w:hAnsiTheme="minorEastAsia" w:hint="eastAsia"/>
                <w:sz w:val="18"/>
                <w:szCs w:val="18"/>
              </w:rPr>
              <w:t>RadioF</w:t>
            </w:r>
            <w:r w:rsidRPr="006E7464">
              <w:rPr>
                <w:rFonts w:asciiTheme="minorEastAsia" w:hAnsiTheme="minorEastAsia"/>
                <w:sz w:val="18"/>
                <w:szCs w:val="18"/>
              </w:rPr>
              <w:t>reattenuation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EB364A"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Default="00EB364A" w:rsidP="00B23596">
            <w:pPr>
              <w:ind w:firstLine="360"/>
              <w:rPr>
                <w:rFonts w:ascii="宋体" w:hAnsi="宋体" w:cs="宋体"/>
                <w:color w:val="000000"/>
                <w:kern w:val="0"/>
                <w:sz w:val="18"/>
              </w:rPr>
            </w:pPr>
          </w:p>
        </w:tc>
      </w:tr>
      <w:tr w:rsidR="00EB364A" w:rsidRPr="00943B25" w:rsidTr="00EB364A">
        <w:tc>
          <w:tcPr>
            <w:tcW w:w="13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中频衰减</w:t>
            </w:r>
          </w:p>
        </w:tc>
        <w:tc>
          <w:tcPr>
            <w:tcW w:w="1926" w:type="dxa"/>
          </w:tcPr>
          <w:p w:rsidR="00EB364A" w:rsidRPr="006E7464" w:rsidRDefault="00EB364A" w:rsidP="001E6B2C">
            <w:pPr>
              <w:rPr>
                <w:rFonts w:asciiTheme="minorEastAsia" w:hAnsiTheme="minorEastAsia"/>
                <w:sz w:val="18"/>
                <w:szCs w:val="18"/>
              </w:rPr>
            </w:pPr>
            <w:r w:rsidRPr="006E7464">
              <w:rPr>
                <w:rFonts w:asciiTheme="minorEastAsia" w:hAnsiTheme="minorEastAsia"/>
                <w:sz w:val="18"/>
                <w:szCs w:val="18"/>
              </w:rPr>
              <w:t>mid</w:t>
            </w:r>
            <w:r w:rsidRPr="006E7464">
              <w:rPr>
                <w:rFonts w:asciiTheme="minorEastAsia" w:hAnsiTheme="minorEastAsia" w:hint="eastAsia"/>
                <w:sz w:val="18"/>
                <w:szCs w:val="18"/>
              </w:rPr>
              <w:t>F</w:t>
            </w:r>
            <w:r w:rsidRPr="006E7464">
              <w:rPr>
                <w:rFonts w:asciiTheme="minorEastAsia" w:hAnsiTheme="minorEastAsia"/>
                <w:sz w:val="18"/>
                <w:szCs w:val="18"/>
              </w:rPr>
              <w:t>reattenuation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解调</w:t>
            </w:r>
          </w:p>
        </w:tc>
        <w:tc>
          <w:tcPr>
            <w:tcW w:w="192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DeModen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检波器</w:t>
            </w:r>
          </w:p>
        </w:tc>
        <w:tc>
          <w:tcPr>
            <w:tcW w:w="192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Detector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lastRenderedPageBreak/>
              <w:t>监测数据</w:t>
            </w:r>
          </w:p>
        </w:tc>
        <w:tc>
          <w:tcPr>
            <w:tcW w:w="192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vAlign w:val="center"/>
          </w:tcPr>
          <w:p w:rsidR="00EB364A" w:rsidRPr="006E7464" w:rsidRDefault="00EB364A" w:rsidP="00B23596">
            <w:pPr>
              <w:ind w:firstLine="360"/>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监测站：</w:t>
            </w:r>
          </w:p>
        </w:tc>
        <w:tc>
          <w:tcPr>
            <w:tcW w:w="1926"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vAlign w:val="center"/>
          </w:tcPr>
          <w:p w:rsidR="00EB364A" w:rsidRPr="00EB364A" w:rsidRDefault="00EB364A" w:rsidP="00B23596">
            <w:pPr>
              <w:ind w:firstLine="360"/>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监测人：</w:t>
            </w:r>
          </w:p>
        </w:tc>
        <w:tc>
          <w:tcPr>
            <w:tcW w:w="192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vAlign w:val="center"/>
          </w:tcPr>
          <w:p w:rsidR="00EB364A" w:rsidRPr="00EB364A" w:rsidRDefault="00EB364A" w:rsidP="001E6B2C">
            <w:pPr>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监测地点：</w:t>
            </w:r>
          </w:p>
        </w:tc>
        <w:tc>
          <w:tcPr>
            <w:tcW w:w="1926" w:type="dxa"/>
          </w:tcPr>
          <w:p w:rsidR="00EB364A" w:rsidRPr="006E7464" w:rsidRDefault="00EB364A" w:rsidP="00B23596">
            <w:pPr>
              <w:ind w:firstLine="360"/>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307" w:type="dxa"/>
            <w:vAlign w:val="center"/>
          </w:tcPr>
          <w:p w:rsidR="00EB364A" w:rsidRPr="006E7464" w:rsidRDefault="00EB364A" w:rsidP="00B23596">
            <w:pPr>
              <w:widowControl/>
              <w:ind w:firstLine="360"/>
              <w:jc w:val="left"/>
              <w:rPr>
                <w:rFonts w:asciiTheme="minorEastAsia" w:hAnsiTheme="minorEastAsia" w:cs="宋体"/>
                <w:color w:val="000000"/>
                <w:kern w:val="0"/>
                <w:sz w:val="18"/>
                <w:szCs w:val="18"/>
                <w:highlight w:val="yellow"/>
              </w:rPr>
            </w:pPr>
            <w:r w:rsidRPr="001D4348">
              <w:rPr>
                <w:rFonts w:asciiTheme="minorEastAsia" w:hAnsiTheme="minorEastAsia" w:cs="宋体" w:hint="eastAsia"/>
                <w:color w:val="000000"/>
                <w:kern w:val="0"/>
                <w:sz w:val="18"/>
                <w:szCs w:val="18"/>
              </w:rPr>
              <w:t>备注</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26"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26"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07" w:type="dxa"/>
            <w:vAlign w:val="center"/>
          </w:tcPr>
          <w:p w:rsidR="00EB364A" w:rsidRPr="00413AD0" w:rsidRDefault="00EB364A" w:rsidP="001E6B2C">
            <w:pPr>
              <w:widowControl/>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1190" w:type="dxa"/>
          </w:tcPr>
          <w:p w:rsidR="00EB364A" w:rsidRPr="006E7464" w:rsidRDefault="00EB364A" w:rsidP="00B23596">
            <w:pPr>
              <w:ind w:firstLine="360"/>
              <w:rPr>
                <w:rFonts w:asciiTheme="minorEastAsia" w:hAnsiTheme="minorEastAsia"/>
                <w:sz w:val="18"/>
                <w:szCs w:val="18"/>
              </w:rPr>
            </w:pPr>
          </w:p>
        </w:tc>
        <w:tc>
          <w:tcPr>
            <w:tcW w:w="1273" w:type="dxa"/>
          </w:tcPr>
          <w:p w:rsidR="00EB364A" w:rsidRPr="006E7464" w:rsidRDefault="00EB364A" w:rsidP="00B23596">
            <w:pPr>
              <w:ind w:firstLine="360"/>
              <w:rPr>
                <w:rFonts w:asciiTheme="minorEastAsia" w:hAnsiTheme="minorEastAsia" w:cs="宋体"/>
                <w:color w:val="000000"/>
                <w:kern w:val="0"/>
                <w:sz w:val="18"/>
                <w:szCs w:val="18"/>
              </w:rPr>
            </w:pPr>
          </w:p>
        </w:tc>
        <w:tc>
          <w:tcPr>
            <w:tcW w:w="1235" w:type="dxa"/>
          </w:tcPr>
          <w:p w:rsidR="00EB364A" w:rsidRPr="006E7464" w:rsidRDefault="00EB364A" w:rsidP="00B23596">
            <w:pPr>
              <w:ind w:firstLine="360"/>
              <w:rPr>
                <w:rFonts w:asciiTheme="minorEastAsia" w:hAnsiTheme="minorEastAsia" w:cs="宋体"/>
                <w:color w:val="000000"/>
                <w:kern w:val="0"/>
                <w:sz w:val="18"/>
                <w:szCs w:val="18"/>
              </w:rPr>
            </w:pPr>
          </w:p>
        </w:tc>
      </w:tr>
    </w:tbl>
    <w:p w:rsidR="00EB364A" w:rsidRDefault="00EB364A" w:rsidP="00B23596">
      <w:pPr>
        <w:ind w:firstLine="420"/>
      </w:pPr>
    </w:p>
    <w:p w:rsidR="00EB364A" w:rsidRDefault="00EB364A" w:rsidP="007D6A36">
      <w:pPr>
        <w:pStyle w:val="5"/>
        <w:rPr>
          <w:rStyle w:val="aa"/>
        </w:rPr>
      </w:pPr>
      <w:r w:rsidRPr="001D4348">
        <w:rPr>
          <w:rStyle w:val="aa"/>
          <w:rFonts w:hint="eastAsia"/>
        </w:rPr>
        <w:t>单频监测数据表</w:t>
      </w:r>
      <w:r>
        <w:rPr>
          <w:rStyle w:val="aa"/>
          <w:rFonts w:hint="eastAsia"/>
        </w:rPr>
        <w:t>EMCDPJCDATA</w:t>
      </w:r>
    </w:p>
    <w:p w:rsidR="00EB364A" w:rsidRPr="002279E4" w:rsidRDefault="00EB364A"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EB364A" w:rsidRPr="00943B25" w:rsidTr="00EB364A">
        <w:tc>
          <w:tcPr>
            <w:tcW w:w="1710" w:type="dxa"/>
          </w:tcPr>
          <w:p w:rsidR="00EB364A" w:rsidRPr="001B36E4" w:rsidRDefault="00EB364A" w:rsidP="00B23596">
            <w:pPr>
              <w:ind w:firstLine="361"/>
              <w:jc w:val="center"/>
              <w:rPr>
                <w:b/>
                <w:sz w:val="18"/>
              </w:rPr>
            </w:pPr>
            <w:r w:rsidRPr="001B36E4">
              <w:rPr>
                <w:rFonts w:hint="eastAsia"/>
                <w:b/>
                <w:sz w:val="18"/>
              </w:rPr>
              <w:t>名称</w:t>
            </w:r>
          </w:p>
        </w:tc>
        <w:tc>
          <w:tcPr>
            <w:tcW w:w="1704" w:type="dxa"/>
          </w:tcPr>
          <w:p w:rsidR="00EB364A" w:rsidRPr="001B36E4" w:rsidRDefault="00EB364A" w:rsidP="00B23596">
            <w:pPr>
              <w:ind w:firstLine="361"/>
              <w:jc w:val="center"/>
              <w:rPr>
                <w:b/>
                <w:sz w:val="18"/>
              </w:rPr>
            </w:pPr>
            <w:r w:rsidRPr="001B36E4">
              <w:rPr>
                <w:rFonts w:hint="eastAsia"/>
                <w:b/>
                <w:sz w:val="18"/>
              </w:rPr>
              <w:t>列名</w:t>
            </w:r>
          </w:p>
        </w:tc>
        <w:tc>
          <w:tcPr>
            <w:tcW w:w="1704" w:type="dxa"/>
          </w:tcPr>
          <w:p w:rsidR="00EB364A" w:rsidRPr="001B36E4" w:rsidRDefault="00EB364A" w:rsidP="00B23596">
            <w:pPr>
              <w:ind w:firstLine="361"/>
              <w:jc w:val="center"/>
              <w:rPr>
                <w:b/>
                <w:sz w:val="18"/>
              </w:rPr>
            </w:pPr>
            <w:r w:rsidRPr="001B36E4">
              <w:rPr>
                <w:rFonts w:hint="eastAsia"/>
                <w:b/>
                <w:sz w:val="18"/>
              </w:rPr>
              <w:t>类型</w:t>
            </w:r>
          </w:p>
        </w:tc>
        <w:tc>
          <w:tcPr>
            <w:tcW w:w="1707" w:type="dxa"/>
          </w:tcPr>
          <w:p w:rsidR="00EB364A" w:rsidRPr="001B36E4" w:rsidRDefault="00EB364A"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710" w:type="dxa"/>
          </w:tcPr>
          <w:p w:rsidR="00EB364A" w:rsidRPr="00943B25" w:rsidRDefault="00EB364A" w:rsidP="00B23596">
            <w:pPr>
              <w:ind w:firstLine="360"/>
              <w:rPr>
                <w:sz w:val="18"/>
              </w:rPr>
            </w:pPr>
            <w:r>
              <w:rPr>
                <w:rFonts w:hint="eastAsia"/>
                <w:sz w:val="18"/>
              </w:rPr>
              <w:t>单频监测编号</w:t>
            </w:r>
          </w:p>
        </w:tc>
        <w:tc>
          <w:tcPr>
            <w:tcW w:w="1704" w:type="dxa"/>
          </w:tcPr>
          <w:p w:rsidR="00EB364A" w:rsidRDefault="00EB364A" w:rsidP="00B23596">
            <w:pPr>
              <w:ind w:firstLine="360"/>
              <w:rPr>
                <w:sz w:val="18"/>
              </w:rPr>
            </w:pPr>
            <w:r>
              <w:rPr>
                <w:rFonts w:hint="eastAsia"/>
                <w:sz w:val="18"/>
              </w:rPr>
              <w:t>BH</w:t>
            </w:r>
          </w:p>
        </w:tc>
        <w:tc>
          <w:tcPr>
            <w:tcW w:w="1704" w:type="dxa"/>
          </w:tcPr>
          <w:p w:rsidR="00EB364A" w:rsidRDefault="00EB364A"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EB364A" w:rsidRDefault="00EB364A" w:rsidP="00B23596">
            <w:pPr>
              <w:ind w:firstLine="420"/>
              <w:rPr>
                <w:sz w:val="18"/>
              </w:rPr>
            </w:pPr>
            <w:r>
              <w:rPr>
                <w:rFonts w:hint="eastAsia"/>
              </w:rPr>
              <w:t>Y/N</w:t>
            </w:r>
          </w:p>
        </w:tc>
        <w:tc>
          <w:tcPr>
            <w:tcW w:w="1697" w:type="dxa"/>
          </w:tcPr>
          <w:p w:rsidR="00EB364A"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时间</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频率</w:t>
            </w:r>
          </w:p>
        </w:tc>
        <w:tc>
          <w:tcPr>
            <w:tcW w:w="1704" w:type="dxa"/>
          </w:tcPr>
          <w:p w:rsidR="00EB364A" w:rsidRPr="00943B25" w:rsidRDefault="00EB364A"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umber(12,2)</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sz w:val="18"/>
              </w:rPr>
              <w:t>L</w:t>
            </w:r>
            <w:r>
              <w:rPr>
                <w:rFonts w:hint="eastAsia"/>
                <w:sz w:val="18"/>
              </w:rPr>
              <w:t>evel</w:t>
            </w:r>
            <w:r>
              <w:rPr>
                <w:rFonts w:hint="eastAsia"/>
                <w:sz w:val="18"/>
              </w:rPr>
              <w:t>值</w:t>
            </w:r>
            <w:r>
              <w:rPr>
                <w:rFonts w:hint="eastAsia"/>
                <w:sz w:val="18"/>
              </w:rPr>
              <w:t xml:space="preserve"> </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Levels</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EB364A" w:rsidRDefault="00EB364A" w:rsidP="00B23596">
            <w:pPr>
              <w:ind w:firstLine="420"/>
            </w:pPr>
            <w:r>
              <w:rPr>
                <w:rFonts w:hint="eastAsia"/>
              </w:rPr>
              <w:t>N/N</w:t>
            </w:r>
          </w:p>
        </w:tc>
        <w:tc>
          <w:tcPr>
            <w:tcW w:w="1697" w:type="dxa"/>
          </w:tcPr>
          <w:p w:rsidR="00EB364A" w:rsidRPr="00F1078F" w:rsidRDefault="00EB364A" w:rsidP="00B23596">
            <w:pPr>
              <w:ind w:firstLine="360"/>
              <w:rPr>
                <w:sz w:val="18"/>
              </w:rPr>
            </w:pPr>
          </w:p>
        </w:tc>
      </w:tr>
    </w:tbl>
    <w:p w:rsidR="00EB364A" w:rsidRDefault="00EB364A" w:rsidP="007D6A36">
      <w:pPr>
        <w:pStyle w:val="5"/>
        <w:rPr>
          <w:rStyle w:val="aa"/>
        </w:rPr>
      </w:pPr>
      <w:r>
        <w:rPr>
          <w:rStyle w:val="aa"/>
          <w:rFonts w:hint="eastAsia"/>
        </w:rPr>
        <w:t>信号参数登记表</w:t>
      </w:r>
      <w:r>
        <w:rPr>
          <w:rStyle w:val="aa"/>
          <w:rFonts w:hint="eastAsia"/>
        </w:rPr>
        <w:t>EMCDPJCParameter</w:t>
      </w:r>
    </w:p>
    <w:p w:rsidR="00EB364A" w:rsidRPr="002279E4" w:rsidRDefault="00EB364A"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监测时间（精确到天）</w:t>
      </w:r>
      <w:r>
        <w:rPr>
          <w:rFonts w:hint="eastAsia"/>
          <w:sz w:val="20"/>
        </w:rPr>
        <w:t>-</w:t>
      </w:r>
      <w:r>
        <w:rPr>
          <w:rFonts w:hint="eastAsia"/>
          <w:sz w:val="20"/>
        </w:rPr>
        <w:t>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ayout w:type="fixed"/>
        <w:tblLook w:val="04A0" w:firstRow="1" w:lastRow="0" w:firstColumn="1" w:lastColumn="0" w:noHBand="0" w:noVBand="1"/>
      </w:tblPr>
      <w:tblGrid>
        <w:gridCol w:w="1668"/>
        <w:gridCol w:w="1701"/>
        <w:gridCol w:w="1842"/>
        <w:gridCol w:w="803"/>
        <w:gridCol w:w="1273"/>
        <w:gridCol w:w="1235"/>
      </w:tblGrid>
      <w:tr w:rsidR="00EB364A" w:rsidRPr="00943B25" w:rsidTr="00213483">
        <w:tc>
          <w:tcPr>
            <w:tcW w:w="1668" w:type="dxa"/>
          </w:tcPr>
          <w:p w:rsidR="00EB364A" w:rsidRPr="001B36E4" w:rsidRDefault="00EB364A" w:rsidP="00B23596">
            <w:pPr>
              <w:ind w:firstLine="361"/>
              <w:jc w:val="center"/>
              <w:rPr>
                <w:b/>
                <w:sz w:val="18"/>
              </w:rPr>
            </w:pPr>
            <w:r w:rsidRPr="001B36E4">
              <w:rPr>
                <w:rFonts w:hint="eastAsia"/>
                <w:b/>
                <w:sz w:val="18"/>
              </w:rPr>
              <w:t>名称</w:t>
            </w:r>
          </w:p>
        </w:tc>
        <w:tc>
          <w:tcPr>
            <w:tcW w:w="1701" w:type="dxa"/>
          </w:tcPr>
          <w:p w:rsidR="00EB364A" w:rsidRPr="001B36E4" w:rsidRDefault="00EB364A" w:rsidP="00B23596">
            <w:pPr>
              <w:ind w:firstLine="361"/>
              <w:jc w:val="center"/>
              <w:rPr>
                <w:b/>
                <w:sz w:val="18"/>
              </w:rPr>
            </w:pPr>
            <w:r w:rsidRPr="001B36E4">
              <w:rPr>
                <w:rFonts w:hint="eastAsia"/>
                <w:b/>
                <w:sz w:val="18"/>
              </w:rPr>
              <w:t>列名</w:t>
            </w:r>
          </w:p>
        </w:tc>
        <w:tc>
          <w:tcPr>
            <w:tcW w:w="1842" w:type="dxa"/>
          </w:tcPr>
          <w:p w:rsidR="00EB364A" w:rsidRPr="001B36E4" w:rsidRDefault="00EB364A" w:rsidP="00B23596">
            <w:pPr>
              <w:ind w:firstLine="361"/>
              <w:jc w:val="center"/>
              <w:rPr>
                <w:b/>
                <w:sz w:val="18"/>
              </w:rPr>
            </w:pPr>
            <w:r w:rsidRPr="001B36E4">
              <w:rPr>
                <w:rFonts w:hint="eastAsia"/>
                <w:b/>
                <w:sz w:val="18"/>
              </w:rPr>
              <w:t>类型</w:t>
            </w:r>
          </w:p>
        </w:tc>
        <w:tc>
          <w:tcPr>
            <w:tcW w:w="803"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213483">
        <w:tc>
          <w:tcPr>
            <w:tcW w:w="1668"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hint="eastAsia"/>
                <w:sz w:val="18"/>
                <w:szCs w:val="18"/>
              </w:rPr>
              <w:t>单频监测编号</w:t>
            </w:r>
          </w:p>
        </w:tc>
        <w:tc>
          <w:tcPr>
            <w:tcW w:w="1701"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842"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803" w:type="dxa"/>
            <w:vAlign w:val="center"/>
          </w:tcPr>
          <w:p w:rsidR="00EB364A" w:rsidRPr="00501933" w:rsidRDefault="00EB364A" w:rsidP="00213483">
            <w:pPr>
              <w:ind w:firstLine="360"/>
              <w:rPr>
                <w:sz w:val="18"/>
              </w:rPr>
            </w:pPr>
            <w:r>
              <w:rPr>
                <w:rFonts w:hint="eastAsia"/>
                <w:sz w:val="18"/>
              </w:rPr>
              <w:t>Y</w:t>
            </w:r>
          </w:p>
        </w:tc>
        <w:tc>
          <w:tcPr>
            <w:tcW w:w="1273" w:type="dxa"/>
            <w:vAlign w:val="center"/>
          </w:tcPr>
          <w:p w:rsidR="00EB364A" w:rsidRPr="00501933" w:rsidRDefault="00EB364A" w:rsidP="00213483">
            <w:pPr>
              <w:ind w:firstLine="360"/>
              <w:rPr>
                <w:sz w:val="18"/>
              </w:rPr>
            </w:pPr>
            <w:r>
              <w:rPr>
                <w:rFonts w:hint="eastAsia"/>
                <w:sz w:val="18"/>
              </w:rPr>
              <w:t>N</w:t>
            </w: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频率</w:t>
            </w:r>
          </w:p>
        </w:tc>
        <w:tc>
          <w:tcPr>
            <w:tcW w:w="1701"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842" w:type="dxa"/>
            <w:vAlign w:val="center"/>
          </w:tcPr>
          <w:p w:rsidR="00EB364A" w:rsidRPr="00501933"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420"/>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占用带宽</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bandWidth</w:t>
            </w:r>
          </w:p>
        </w:tc>
        <w:tc>
          <w:tcPr>
            <w:tcW w:w="1842" w:type="dxa"/>
            <w:vAlign w:val="center"/>
          </w:tcPr>
          <w:p w:rsidR="00EB364A"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803" w:type="dxa"/>
            <w:vAlign w:val="center"/>
          </w:tcPr>
          <w:p w:rsidR="00EB364A" w:rsidRDefault="00EB364A" w:rsidP="00213483">
            <w:pPr>
              <w:ind w:firstLine="360"/>
              <w:rPr>
                <w:sz w:val="18"/>
              </w:rPr>
            </w:pPr>
          </w:p>
        </w:tc>
        <w:tc>
          <w:tcPr>
            <w:tcW w:w="1273" w:type="dxa"/>
            <w:vAlign w:val="center"/>
          </w:tcPr>
          <w:p w:rsidR="00EB364A" w:rsidRDefault="00EB364A" w:rsidP="00213483">
            <w:pPr>
              <w:ind w:firstLine="360"/>
              <w:rPr>
                <w:sz w:val="18"/>
              </w:rPr>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调制方式</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modulate</w:t>
            </w:r>
          </w:p>
        </w:tc>
        <w:tc>
          <w:tcPr>
            <w:tcW w:w="1842" w:type="dxa"/>
            <w:vAlign w:val="center"/>
          </w:tcPr>
          <w:p w:rsidR="00EB364A" w:rsidRDefault="00EB364A" w:rsidP="00213483">
            <w:pPr>
              <w:ind w:firstLine="360"/>
              <w:rPr>
                <w:rFonts w:asciiTheme="minorEastAsia" w:hAnsiTheme="minorEastAsia"/>
                <w:sz w:val="18"/>
                <w:szCs w:val="18"/>
              </w:rPr>
            </w:pPr>
            <w:r>
              <w:rPr>
                <w:rFonts w:asciiTheme="minorEastAsia" w:hAnsiTheme="minorEastAsia" w:hint="eastAsia"/>
                <w:sz w:val="18"/>
                <w:szCs w:val="18"/>
              </w:rPr>
              <w:t>CHAR(12)</w:t>
            </w:r>
          </w:p>
        </w:tc>
        <w:tc>
          <w:tcPr>
            <w:tcW w:w="803" w:type="dxa"/>
            <w:vAlign w:val="center"/>
          </w:tcPr>
          <w:p w:rsidR="00EB364A" w:rsidRDefault="00EB364A" w:rsidP="00213483">
            <w:pPr>
              <w:ind w:firstLine="360"/>
              <w:rPr>
                <w:sz w:val="18"/>
              </w:rPr>
            </w:pPr>
          </w:p>
        </w:tc>
        <w:tc>
          <w:tcPr>
            <w:tcW w:w="1273" w:type="dxa"/>
            <w:vAlign w:val="center"/>
          </w:tcPr>
          <w:p w:rsidR="00EB364A" w:rsidRDefault="00EB364A" w:rsidP="00213483">
            <w:pPr>
              <w:ind w:firstLine="360"/>
              <w:rPr>
                <w:sz w:val="18"/>
              </w:rPr>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经度</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Longitude</w:t>
            </w:r>
          </w:p>
        </w:tc>
        <w:tc>
          <w:tcPr>
            <w:tcW w:w="1842" w:type="dxa"/>
            <w:vAlign w:val="center"/>
          </w:tcPr>
          <w:p w:rsidR="00EB364A" w:rsidRPr="00943B25" w:rsidRDefault="00EB364A" w:rsidP="00213483">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420"/>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纬度</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L</w:t>
            </w:r>
            <w:r w:rsidRPr="00B34DBA">
              <w:rPr>
                <w:rFonts w:asciiTheme="minorEastAsia" w:hAnsiTheme="minorEastAsia" w:hint="eastAsia"/>
                <w:sz w:val="18"/>
                <w:szCs w:val="18"/>
              </w:rPr>
              <w:t>atitude</w:t>
            </w:r>
          </w:p>
        </w:tc>
        <w:tc>
          <w:tcPr>
            <w:tcW w:w="1842" w:type="dxa"/>
            <w:vAlign w:val="center"/>
          </w:tcPr>
          <w:p w:rsidR="00EB364A" w:rsidRPr="00943B25" w:rsidRDefault="00EB364A" w:rsidP="00213483">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360"/>
              <w:rPr>
                <w:rFonts w:ascii="宋体" w:hAnsi="宋体" w:cs="宋体"/>
                <w:color w:val="000000"/>
                <w:kern w:val="0"/>
                <w:sz w:val="18"/>
              </w:rPr>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监测时间</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monitorTime</w:t>
            </w:r>
          </w:p>
        </w:tc>
        <w:tc>
          <w:tcPr>
            <w:tcW w:w="1842"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420"/>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业务类型</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businessType</w:t>
            </w:r>
          </w:p>
        </w:tc>
        <w:tc>
          <w:tcPr>
            <w:tcW w:w="1842" w:type="dxa"/>
            <w:vAlign w:val="center"/>
          </w:tcPr>
          <w:p w:rsidR="00EB364A" w:rsidRPr="00501933" w:rsidRDefault="00EB364A" w:rsidP="00213483">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12</w:t>
            </w:r>
            <w:r w:rsidRPr="00501933">
              <w:rPr>
                <w:rFonts w:asciiTheme="minorEastAsia" w:hAnsiTheme="minorEastAsia" w:hint="eastAsia"/>
                <w:sz w:val="18"/>
                <w:szCs w:val="18"/>
              </w:rPr>
              <w:t>)</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420"/>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发射时段</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launchTime</w:t>
            </w:r>
          </w:p>
        </w:tc>
        <w:tc>
          <w:tcPr>
            <w:tcW w:w="1842" w:type="dxa"/>
            <w:vAlign w:val="center"/>
          </w:tcPr>
          <w:p w:rsidR="00EB364A" w:rsidRPr="00501933" w:rsidRDefault="00EB364A" w:rsidP="00213483">
            <w:pPr>
              <w:ind w:firstLine="360"/>
              <w:rPr>
                <w:rFonts w:asciiTheme="minorEastAsia" w:hAnsiTheme="minorEastAsia"/>
                <w:sz w:val="18"/>
                <w:szCs w:val="18"/>
              </w:rPr>
            </w:pPr>
            <w:r>
              <w:rPr>
                <w:rFonts w:asciiTheme="minorEastAsia" w:hAnsiTheme="minorEastAsia" w:hint="eastAsia"/>
                <w:sz w:val="18"/>
                <w:szCs w:val="18"/>
              </w:rPr>
              <w:t>CHAR(48)</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420"/>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场强最大值</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levels</w:t>
            </w:r>
          </w:p>
        </w:tc>
        <w:tc>
          <w:tcPr>
            <w:tcW w:w="1842" w:type="dxa"/>
            <w:vAlign w:val="center"/>
          </w:tcPr>
          <w:p w:rsidR="00EB364A" w:rsidRPr="00501933"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803" w:type="dxa"/>
            <w:vAlign w:val="center"/>
          </w:tcPr>
          <w:p w:rsidR="00EB364A" w:rsidRPr="00501933" w:rsidRDefault="00EB364A" w:rsidP="00213483">
            <w:pPr>
              <w:ind w:firstLine="360"/>
              <w:rPr>
                <w:sz w:val="18"/>
              </w:rPr>
            </w:pPr>
          </w:p>
        </w:tc>
        <w:tc>
          <w:tcPr>
            <w:tcW w:w="1273" w:type="dxa"/>
            <w:vAlign w:val="center"/>
          </w:tcPr>
          <w:p w:rsidR="00EB364A" w:rsidRPr="00501933" w:rsidRDefault="00EB364A" w:rsidP="00213483">
            <w:pPr>
              <w:ind w:firstLine="360"/>
              <w:rPr>
                <w:rFonts w:ascii="宋体" w:hAnsi="宋体" w:cs="宋体"/>
                <w:color w:val="000000"/>
                <w:kern w:val="0"/>
                <w:sz w:val="18"/>
              </w:rPr>
            </w:pPr>
          </w:p>
        </w:tc>
        <w:tc>
          <w:tcPr>
            <w:tcW w:w="1235" w:type="dxa"/>
            <w:vAlign w:val="center"/>
          </w:tcPr>
          <w:p w:rsidR="00EB364A" w:rsidRPr="00501933" w:rsidRDefault="00EB364A" w:rsidP="00213483">
            <w:pPr>
              <w:ind w:firstLine="360"/>
              <w:rPr>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测试次数</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testNumber</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803" w:type="dxa"/>
            <w:vAlign w:val="center"/>
          </w:tcPr>
          <w:p w:rsidR="00EB364A" w:rsidRDefault="00EB364A" w:rsidP="00213483">
            <w:pPr>
              <w:ind w:firstLine="360"/>
              <w:rPr>
                <w:rFonts w:ascii="宋体" w:hAnsi="宋体" w:cs="宋体"/>
                <w:color w:val="000000"/>
                <w:kern w:val="0"/>
                <w:sz w:val="18"/>
              </w:rPr>
            </w:pPr>
          </w:p>
        </w:tc>
        <w:tc>
          <w:tcPr>
            <w:tcW w:w="1273" w:type="dxa"/>
            <w:vAlign w:val="center"/>
          </w:tcPr>
          <w:p w:rsidR="00EB364A" w:rsidRPr="00943B25" w:rsidRDefault="00EB364A" w:rsidP="00213483">
            <w:pPr>
              <w:ind w:firstLine="360"/>
              <w:rPr>
                <w:rFonts w:ascii="宋体" w:hAnsi="宋体" w:cs="宋体"/>
                <w:color w:val="000000"/>
                <w:kern w:val="0"/>
                <w:sz w:val="18"/>
              </w:rPr>
            </w:pPr>
          </w:p>
        </w:tc>
        <w:tc>
          <w:tcPr>
            <w:tcW w:w="1235" w:type="dxa"/>
            <w:vAlign w:val="center"/>
          </w:tcPr>
          <w:p w:rsidR="00EB364A"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占用度</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occupancy</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Default="00EB364A" w:rsidP="00213483">
            <w:pPr>
              <w:ind w:firstLine="420"/>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统计门限</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threshold</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Default="00EB364A" w:rsidP="00213483">
            <w:pPr>
              <w:ind w:firstLine="420"/>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示向度</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direction</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Pr="00943B25" w:rsidRDefault="00EB364A" w:rsidP="00213483">
            <w:pPr>
              <w:ind w:firstLine="360"/>
              <w:rPr>
                <w:rFonts w:ascii="宋体" w:hAnsi="宋体" w:cs="宋体"/>
                <w:color w:val="000000"/>
                <w:kern w:val="0"/>
                <w:sz w:val="18"/>
              </w:rPr>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Station</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hint="eastAsia"/>
                <w:sz w:val="18"/>
                <w:szCs w:val="18"/>
              </w:rPr>
              <w:t>CHAR(24)</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Pr="00B34DBA" w:rsidRDefault="00EB364A" w:rsidP="00213483">
            <w:pPr>
              <w:ind w:firstLine="360"/>
              <w:rPr>
                <w:rFonts w:ascii="宋体" w:hAnsi="宋体" w:cs="宋体"/>
                <w:color w:val="000000"/>
                <w:kern w:val="0"/>
                <w:sz w:val="18"/>
              </w:rPr>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等级</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grade</w:t>
            </w:r>
          </w:p>
        </w:tc>
        <w:tc>
          <w:tcPr>
            <w:tcW w:w="1842" w:type="dxa"/>
            <w:vAlign w:val="center"/>
          </w:tcPr>
          <w:p w:rsidR="00EB364A" w:rsidRPr="006E7464" w:rsidRDefault="00EB364A" w:rsidP="00213483">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CHAR(12)</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Pr="00943B25" w:rsidRDefault="00EB364A" w:rsidP="00213483">
            <w:pPr>
              <w:ind w:firstLine="360"/>
              <w:rPr>
                <w:rFonts w:ascii="宋体" w:hAnsi="宋体" w:cs="宋体"/>
                <w:color w:val="000000"/>
                <w:kern w:val="0"/>
                <w:sz w:val="18"/>
              </w:rPr>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lastRenderedPageBreak/>
              <w:t>背景噪声</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noise</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Default="00EB364A" w:rsidP="00213483">
            <w:pPr>
              <w:ind w:firstLine="420"/>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以往对比</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compared</w:t>
            </w:r>
          </w:p>
        </w:tc>
        <w:tc>
          <w:tcPr>
            <w:tcW w:w="1842" w:type="dxa"/>
            <w:vAlign w:val="center"/>
          </w:tcPr>
          <w:p w:rsidR="00EB364A" w:rsidRPr="006E7464" w:rsidRDefault="00EB364A" w:rsidP="00213483">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12</w:t>
            </w:r>
            <w:r w:rsidRPr="006E7464">
              <w:rPr>
                <w:rFonts w:asciiTheme="minorEastAsia" w:hAnsiTheme="minorEastAsia" w:hint="eastAsia"/>
                <w:sz w:val="18"/>
                <w:szCs w:val="18"/>
              </w:rPr>
              <w:t>)</w:t>
            </w:r>
          </w:p>
        </w:tc>
        <w:tc>
          <w:tcPr>
            <w:tcW w:w="803" w:type="dxa"/>
            <w:vAlign w:val="center"/>
          </w:tcPr>
          <w:p w:rsidR="00EB364A" w:rsidRPr="00550D50" w:rsidRDefault="00EB364A" w:rsidP="00213483">
            <w:pPr>
              <w:ind w:firstLine="360"/>
              <w:rPr>
                <w:rFonts w:ascii="宋体" w:hAnsi="宋体" w:cs="宋体"/>
                <w:color w:val="000000"/>
                <w:kern w:val="0"/>
                <w:sz w:val="18"/>
              </w:rPr>
            </w:pPr>
          </w:p>
        </w:tc>
        <w:tc>
          <w:tcPr>
            <w:tcW w:w="1273" w:type="dxa"/>
            <w:vAlign w:val="center"/>
          </w:tcPr>
          <w:p w:rsidR="00EB364A" w:rsidRPr="00943B25" w:rsidRDefault="00EB364A" w:rsidP="00213483">
            <w:pPr>
              <w:ind w:firstLine="360"/>
              <w:rPr>
                <w:rFonts w:ascii="宋体" w:hAnsi="宋体" w:cs="宋体"/>
                <w:color w:val="000000"/>
                <w:kern w:val="0"/>
                <w:sz w:val="18"/>
              </w:rPr>
            </w:pPr>
          </w:p>
        </w:tc>
        <w:tc>
          <w:tcPr>
            <w:tcW w:w="1235" w:type="dxa"/>
            <w:vAlign w:val="center"/>
          </w:tcPr>
          <w:p w:rsidR="00EB364A" w:rsidRPr="00550D50" w:rsidRDefault="00EB364A" w:rsidP="00213483">
            <w:pPr>
              <w:ind w:firstLine="360"/>
              <w:rPr>
                <w:rFonts w:ascii="宋体" w:hAnsi="宋体" w:cs="宋体"/>
                <w:color w:val="000000"/>
                <w:kern w:val="0"/>
                <w:sz w:val="18"/>
              </w:rPr>
            </w:pPr>
          </w:p>
        </w:tc>
      </w:tr>
      <w:tr w:rsidR="00EB364A" w:rsidRPr="00943B25" w:rsidTr="00213483">
        <w:tc>
          <w:tcPr>
            <w:tcW w:w="1668" w:type="dxa"/>
            <w:vAlign w:val="center"/>
          </w:tcPr>
          <w:p w:rsidR="00EB364A" w:rsidRPr="00EB364A" w:rsidRDefault="00EB364A" w:rsidP="00213483">
            <w:pPr>
              <w:widowControl/>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备注</w:t>
            </w:r>
          </w:p>
        </w:tc>
        <w:tc>
          <w:tcPr>
            <w:tcW w:w="1701" w:type="dxa"/>
            <w:vAlign w:val="center"/>
          </w:tcPr>
          <w:p w:rsidR="00EB364A" w:rsidRPr="00B34DBA" w:rsidRDefault="00EB364A" w:rsidP="00213483">
            <w:pPr>
              <w:ind w:firstLine="360"/>
              <w:rPr>
                <w:rFonts w:asciiTheme="minorEastAsia" w:hAnsiTheme="minorEastAsia"/>
                <w:sz w:val="18"/>
                <w:szCs w:val="18"/>
              </w:rPr>
            </w:pPr>
            <w:r w:rsidRPr="00B34DBA">
              <w:rPr>
                <w:rFonts w:asciiTheme="minorEastAsia" w:hAnsiTheme="minorEastAsia"/>
                <w:sz w:val="18"/>
                <w:szCs w:val="18"/>
              </w:rPr>
              <w:t>comments</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hint="eastAsia"/>
                <w:sz w:val="18"/>
                <w:szCs w:val="18"/>
              </w:rPr>
              <w:t>VARCHAR2（255）</w:t>
            </w:r>
          </w:p>
        </w:tc>
        <w:tc>
          <w:tcPr>
            <w:tcW w:w="803" w:type="dxa"/>
            <w:vAlign w:val="center"/>
          </w:tcPr>
          <w:p w:rsidR="00EB364A" w:rsidRDefault="00EB364A" w:rsidP="00213483">
            <w:pPr>
              <w:widowControl/>
              <w:ind w:firstLine="360"/>
              <w:rPr>
                <w:rFonts w:ascii="宋体" w:hAnsi="宋体" w:cs="宋体"/>
                <w:color w:val="000000"/>
                <w:kern w:val="0"/>
                <w:sz w:val="18"/>
              </w:rPr>
            </w:pPr>
          </w:p>
        </w:tc>
        <w:tc>
          <w:tcPr>
            <w:tcW w:w="1273" w:type="dxa"/>
            <w:vAlign w:val="center"/>
          </w:tcPr>
          <w:p w:rsidR="00EB364A" w:rsidRDefault="00EB364A" w:rsidP="00213483">
            <w:pPr>
              <w:ind w:firstLine="420"/>
            </w:pPr>
          </w:p>
        </w:tc>
        <w:tc>
          <w:tcPr>
            <w:tcW w:w="1235" w:type="dxa"/>
            <w:vAlign w:val="center"/>
          </w:tcPr>
          <w:p w:rsidR="00EB364A" w:rsidRDefault="00EB364A" w:rsidP="00213483">
            <w:pPr>
              <w:widowControl/>
              <w:ind w:firstLine="360"/>
              <w:rPr>
                <w:rFonts w:ascii="宋体" w:hAnsi="宋体" w:cs="宋体"/>
                <w:color w:val="000000"/>
                <w:kern w:val="0"/>
                <w:sz w:val="18"/>
              </w:rPr>
            </w:pPr>
          </w:p>
        </w:tc>
      </w:tr>
      <w:tr w:rsidR="00EB364A" w:rsidRPr="00943B25" w:rsidTr="00213483">
        <w:tc>
          <w:tcPr>
            <w:tcW w:w="1668" w:type="dxa"/>
            <w:vAlign w:val="center"/>
          </w:tcPr>
          <w:p w:rsidR="00EB364A" w:rsidRDefault="00EB364A" w:rsidP="00213483">
            <w:pPr>
              <w:autoSpaceDE w:val="0"/>
              <w:autoSpaceDN w:val="0"/>
              <w:adjustRightInd w:val="0"/>
              <w:ind w:firstLine="400"/>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1" w:type="dxa"/>
            <w:vAlign w:val="center"/>
          </w:tcPr>
          <w:p w:rsidR="00EB364A" w:rsidRDefault="00EB364A" w:rsidP="00213483">
            <w:pPr>
              <w:autoSpaceDE w:val="0"/>
              <w:autoSpaceDN w:val="0"/>
              <w:adjustRightInd w:val="0"/>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842" w:type="dxa"/>
            <w:vAlign w:val="center"/>
          </w:tcPr>
          <w:p w:rsidR="00EB364A" w:rsidRDefault="00EB364A" w:rsidP="00213483">
            <w:pPr>
              <w:autoSpaceDE w:val="0"/>
              <w:autoSpaceDN w:val="0"/>
              <w:adjustRightInd w:val="0"/>
              <w:ind w:firstLine="400"/>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03" w:type="dxa"/>
            <w:vAlign w:val="center"/>
          </w:tcPr>
          <w:p w:rsidR="00EB364A" w:rsidRDefault="00EB364A" w:rsidP="00213483">
            <w:pPr>
              <w:autoSpaceDE w:val="0"/>
              <w:autoSpaceDN w:val="0"/>
              <w:adjustRightInd w:val="0"/>
              <w:ind w:firstLine="400"/>
              <w:rPr>
                <w:rFonts w:ascii="Courier New" w:hAnsi="Courier New" w:cs="Courier New"/>
                <w:color w:val="000000"/>
                <w:kern w:val="0"/>
                <w:sz w:val="20"/>
                <w:szCs w:val="20"/>
              </w:rPr>
            </w:pPr>
          </w:p>
        </w:tc>
        <w:tc>
          <w:tcPr>
            <w:tcW w:w="1273" w:type="dxa"/>
            <w:vAlign w:val="center"/>
          </w:tcPr>
          <w:p w:rsidR="00EB364A" w:rsidRDefault="00EB364A" w:rsidP="00213483">
            <w:pPr>
              <w:autoSpaceDE w:val="0"/>
              <w:autoSpaceDN w:val="0"/>
              <w:adjustRightInd w:val="0"/>
              <w:ind w:firstLine="400"/>
              <w:rPr>
                <w:rFonts w:ascii="Courier New" w:hAnsi="Courier New" w:cs="Courier New"/>
                <w:color w:val="000000"/>
                <w:kern w:val="0"/>
                <w:sz w:val="20"/>
                <w:szCs w:val="20"/>
              </w:rPr>
            </w:pPr>
          </w:p>
        </w:tc>
        <w:tc>
          <w:tcPr>
            <w:tcW w:w="1235" w:type="dxa"/>
            <w:vAlign w:val="center"/>
          </w:tcPr>
          <w:p w:rsidR="00EB364A" w:rsidRDefault="00EB364A" w:rsidP="00213483">
            <w:pPr>
              <w:autoSpaceDE w:val="0"/>
              <w:autoSpaceDN w:val="0"/>
              <w:adjustRightInd w:val="0"/>
              <w:ind w:firstLine="400"/>
              <w:rPr>
                <w:rFonts w:ascii="Courier New" w:hAnsi="Courier New" w:cs="Courier New"/>
                <w:color w:val="000000"/>
                <w:kern w:val="0"/>
                <w:sz w:val="20"/>
                <w:szCs w:val="20"/>
              </w:rPr>
            </w:pPr>
          </w:p>
        </w:tc>
      </w:tr>
      <w:tr w:rsidR="00EB364A" w:rsidRPr="00943B25" w:rsidTr="00213483">
        <w:tc>
          <w:tcPr>
            <w:tcW w:w="1668" w:type="dxa"/>
            <w:vAlign w:val="center"/>
          </w:tcPr>
          <w:p w:rsidR="00EB364A" w:rsidRDefault="00EB364A" w:rsidP="00213483">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1" w:type="dxa"/>
            <w:vAlign w:val="center"/>
          </w:tcPr>
          <w:p w:rsidR="00EB364A" w:rsidRDefault="00EB364A" w:rsidP="00213483">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842" w:type="dxa"/>
            <w:vAlign w:val="center"/>
          </w:tcPr>
          <w:p w:rsidR="00EB364A" w:rsidRDefault="00EB364A" w:rsidP="00213483">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vAlign w:val="center"/>
          </w:tcPr>
          <w:p w:rsidR="00EB364A" w:rsidRDefault="00EB364A" w:rsidP="00213483">
            <w:pPr>
              <w:widowControl/>
              <w:ind w:firstLine="360"/>
              <w:rPr>
                <w:rFonts w:ascii="宋体" w:hAnsi="宋体" w:cs="宋体"/>
                <w:color w:val="000000"/>
                <w:kern w:val="0"/>
                <w:sz w:val="18"/>
              </w:rPr>
            </w:pPr>
          </w:p>
        </w:tc>
        <w:tc>
          <w:tcPr>
            <w:tcW w:w="1273" w:type="dxa"/>
            <w:vAlign w:val="center"/>
          </w:tcPr>
          <w:p w:rsidR="00EB364A" w:rsidRDefault="00EB364A" w:rsidP="00213483">
            <w:pPr>
              <w:widowControl/>
              <w:ind w:firstLine="360"/>
              <w:rPr>
                <w:rFonts w:ascii="宋体" w:hAnsi="宋体" w:cs="宋体"/>
                <w:color w:val="000000"/>
                <w:kern w:val="0"/>
                <w:sz w:val="18"/>
              </w:rPr>
            </w:pPr>
          </w:p>
        </w:tc>
        <w:tc>
          <w:tcPr>
            <w:tcW w:w="1235" w:type="dxa"/>
            <w:vAlign w:val="center"/>
          </w:tcPr>
          <w:p w:rsidR="00EB364A" w:rsidRDefault="00EB364A" w:rsidP="00213483">
            <w:pPr>
              <w:widowControl/>
              <w:ind w:firstLine="360"/>
              <w:rPr>
                <w:rFonts w:ascii="宋体" w:hAnsi="宋体" w:cs="宋体"/>
                <w:color w:val="000000"/>
                <w:kern w:val="0"/>
                <w:sz w:val="18"/>
              </w:rPr>
            </w:pPr>
          </w:p>
        </w:tc>
      </w:tr>
      <w:tr w:rsidR="00EB364A" w:rsidRPr="00943B25" w:rsidTr="00213483">
        <w:tc>
          <w:tcPr>
            <w:tcW w:w="1668" w:type="dxa"/>
            <w:vAlign w:val="center"/>
          </w:tcPr>
          <w:p w:rsidR="00EB364A" w:rsidRPr="00170E84" w:rsidRDefault="00EB364A" w:rsidP="00213483">
            <w:pPr>
              <w:widowControl/>
              <w:ind w:firstLine="360"/>
              <w:rPr>
                <w:rFonts w:ascii="宋体" w:hAnsi="宋体" w:cs="宋体"/>
                <w:color w:val="000000"/>
                <w:kern w:val="0"/>
                <w:sz w:val="18"/>
                <w:szCs w:val="18"/>
              </w:rPr>
            </w:pPr>
            <w:r>
              <w:rPr>
                <w:rFonts w:ascii="宋体" w:hAnsi="宋体" w:cs="宋体" w:hint="eastAsia"/>
                <w:color w:val="000000"/>
                <w:kern w:val="0"/>
                <w:sz w:val="18"/>
                <w:szCs w:val="18"/>
              </w:rPr>
              <w:t>城市</w:t>
            </w:r>
          </w:p>
        </w:tc>
        <w:tc>
          <w:tcPr>
            <w:tcW w:w="1701"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ity</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vAlign w:val="center"/>
          </w:tcPr>
          <w:p w:rsidR="00EB364A" w:rsidRDefault="00EB364A" w:rsidP="00213483">
            <w:pPr>
              <w:widowControl/>
              <w:ind w:firstLine="360"/>
              <w:rPr>
                <w:rFonts w:ascii="宋体" w:hAnsi="宋体" w:cs="宋体"/>
                <w:color w:val="000000"/>
                <w:kern w:val="0"/>
                <w:sz w:val="18"/>
              </w:rPr>
            </w:pPr>
          </w:p>
        </w:tc>
        <w:tc>
          <w:tcPr>
            <w:tcW w:w="1273" w:type="dxa"/>
            <w:vAlign w:val="center"/>
          </w:tcPr>
          <w:p w:rsidR="00EB364A" w:rsidRDefault="00EB364A" w:rsidP="00213483">
            <w:pPr>
              <w:widowControl/>
              <w:ind w:firstLine="360"/>
              <w:rPr>
                <w:rFonts w:ascii="宋体" w:hAnsi="宋体" w:cs="宋体"/>
                <w:color w:val="000000"/>
                <w:kern w:val="0"/>
                <w:sz w:val="18"/>
              </w:rPr>
            </w:pPr>
          </w:p>
        </w:tc>
        <w:tc>
          <w:tcPr>
            <w:tcW w:w="1235" w:type="dxa"/>
            <w:vAlign w:val="center"/>
          </w:tcPr>
          <w:p w:rsidR="00EB364A" w:rsidRDefault="00EB364A" w:rsidP="00213483">
            <w:pPr>
              <w:widowControl/>
              <w:ind w:firstLine="360"/>
              <w:rPr>
                <w:rFonts w:ascii="宋体" w:hAnsi="宋体" w:cs="宋体"/>
                <w:color w:val="000000"/>
                <w:kern w:val="0"/>
                <w:sz w:val="18"/>
              </w:rPr>
            </w:pPr>
          </w:p>
        </w:tc>
      </w:tr>
      <w:tr w:rsidR="00EB364A" w:rsidRPr="00943B25" w:rsidTr="00213483">
        <w:tc>
          <w:tcPr>
            <w:tcW w:w="1668" w:type="dxa"/>
            <w:vAlign w:val="center"/>
          </w:tcPr>
          <w:p w:rsidR="00EB364A" w:rsidRPr="00170E84" w:rsidRDefault="00EB364A" w:rsidP="00213483">
            <w:pPr>
              <w:widowControl/>
              <w:ind w:firstLine="360"/>
              <w:rPr>
                <w:rFonts w:ascii="宋体" w:hAnsi="宋体" w:cs="宋体"/>
                <w:color w:val="000000"/>
                <w:kern w:val="0"/>
                <w:sz w:val="18"/>
                <w:szCs w:val="18"/>
              </w:rPr>
            </w:pPr>
            <w:r>
              <w:rPr>
                <w:rFonts w:ascii="宋体" w:hAnsi="宋体" w:cs="宋体" w:hint="eastAsia"/>
                <w:color w:val="000000"/>
                <w:kern w:val="0"/>
                <w:sz w:val="18"/>
                <w:szCs w:val="18"/>
              </w:rPr>
              <w:t>监测人</w:t>
            </w:r>
          </w:p>
        </w:tc>
        <w:tc>
          <w:tcPr>
            <w:tcW w:w="1701"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w:t>
            </w:r>
          </w:p>
        </w:tc>
        <w:tc>
          <w:tcPr>
            <w:tcW w:w="1842" w:type="dxa"/>
            <w:vAlign w:val="center"/>
          </w:tcPr>
          <w:p w:rsidR="00EB364A" w:rsidRPr="006E7464" w:rsidRDefault="00EB364A" w:rsidP="00213483">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vAlign w:val="center"/>
          </w:tcPr>
          <w:p w:rsidR="00EB364A" w:rsidRDefault="00EB364A" w:rsidP="00213483">
            <w:pPr>
              <w:widowControl/>
              <w:ind w:firstLine="360"/>
              <w:rPr>
                <w:rFonts w:ascii="宋体" w:hAnsi="宋体" w:cs="宋体"/>
                <w:color w:val="000000"/>
                <w:kern w:val="0"/>
                <w:sz w:val="18"/>
              </w:rPr>
            </w:pPr>
          </w:p>
        </w:tc>
        <w:tc>
          <w:tcPr>
            <w:tcW w:w="1273" w:type="dxa"/>
            <w:vAlign w:val="center"/>
          </w:tcPr>
          <w:p w:rsidR="00EB364A" w:rsidRDefault="00EB364A" w:rsidP="00213483">
            <w:pPr>
              <w:widowControl/>
              <w:ind w:firstLine="360"/>
              <w:rPr>
                <w:rFonts w:ascii="宋体" w:hAnsi="宋体" w:cs="宋体"/>
                <w:color w:val="000000"/>
                <w:kern w:val="0"/>
                <w:sz w:val="18"/>
              </w:rPr>
            </w:pPr>
          </w:p>
        </w:tc>
        <w:tc>
          <w:tcPr>
            <w:tcW w:w="1235" w:type="dxa"/>
            <w:vAlign w:val="center"/>
          </w:tcPr>
          <w:p w:rsidR="00EB364A" w:rsidRDefault="00EB364A" w:rsidP="00213483">
            <w:pPr>
              <w:widowControl/>
              <w:ind w:firstLine="360"/>
              <w:rPr>
                <w:rFonts w:ascii="宋体" w:hAnsi="宋体" w:cs="宋体"/>
                <w:color w:val="000000"/>
                <w:kern w:val="0"/>
                <w:sz w:val="18"/>
              </w:rPr>
            </w:pPr>
          </w:p>
        </w:tc>
      </w:tr>
      <w:tr w:rsidR="00EB364A" w:rsidRPr="00943B25" w:rsidTr="00213483">
        <w:tc>
          <w:tcPr>
            <w:tcW w:w="1668" w:type="dxa"/>
            <w:vAlign w:val="center"/>
          </w:tcPr>
          <w:p w:rsidR="00EB364A" w:rsidRPr="00170E84" w:rsidRDefault="00EB364A" w:rsidP="00213483">
            <w:pPr>
              <w:widowControl/>
              <w:ind w:firstLine="360"/>
              <w:rPr>
                <w:rFonts w:ascii="宋体" w:hAnsi="宋体" w:cs="宋体"/>
                <w:color w:val="000000"/>
                <w:kern w:val="0"/>
                <w:sz w:val="18"/>
                <w:szCs w:val="18"/>
              </w:rPr>
            </w:pPr>
            <w:r>
              <w:rPr>
                <w:rFonts w:ascii="宋体" w:hAnsi="宋体" w:cs="宋体" w:hint="eastAsia"/>
                <w:color w:val="000000"/>
                <w:kern w:val="0"/>
                <w:sz w:val="18"/>
                <w:szCs w:val="18"/>
              </w:rPr>
              <w:t>监测地</w:t>
            </w:r>
          </w:p>
        </w:tc>
        <w:tc>
          <w:tcPr>
            <w:tcW w:w="1701" w:type="dxa"/>
            <w:vAlign w:val="center"/>
          </w:tcPr>
          <w:p w:rsidR="00EB364A" w:rsidRPr="006E7464" w:rsidRDefault="00EB364A" w:rsidP="00213483">
            <w:pPr>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842" w:type="dxa"/>
            <w:vAlign w:val="center"/>
          </w:tcPr>
          <w:p w:rsidR="00EB364A" w:rsidRDefault="00EB364A" w:rsidP="00213483">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vAlign w:val="center"/>
          </w:tcPr>
          <w:p w:rsidR="00EB364A" w:rsidRDefault="00EB364A" w:rsidP="00213483">
            <w:pPr>
              <w:widowControl/>
              <w:ind w:firstLine="360"/>
              <w:rPr>
                <w:rFonts w:ascii="宋体" w:hAnsi="宋体" w:cs="宋体"/>
                <w:color w:val="000000"/>
                <w:kern w:val="0"/>
                <w:sz w:val="18"/>
              </w:rPr>
            </w:pPr>
          </w:p>
        </w:tc>
        <w:tc>
          <w:tcPr>
            <w:tcW w:w="1273" w:type="dxa"/>
            <w:vAlign w:val="center"/>
          </w:tcPr>
          <w:p w:rsidR="00EB364A" w:rsidRDefault="00EB364A" w:rsidP="00213483">
            <w:pPr>
              <w:widowControl/>
              <w:ind w:firstLine="360"/>
              <w:rPr>
                <w:rFonts w:ascii="宋体" w:hAnsi="宋体" w:cs="宋体"/>
                <w:color w:val="000000"/>
                <w:kern w:val="0"/>
                <w:sz w:val="18"/>
              </w:rPr>
            </w:pPr>
          </w:p>
        </w:tc>
        <w:tc>
          <w:tcPr>
            <w:tcW w:w="1235" w:type="dxa"/>
            <w:vAlign w:val="center"/>
          </w:tcPr>
          <w:p w:rsidR="00EB364A" w:rsidRDefault="00EB364A" w:rsidP="00213483">
            <w:pPr>
              <w:widowControl/>
              <w:ind w:firstLine="360"/>
              <w:rPr>
                <w:rFonts w:ascii="宋体" w:hAnsi="宋体" w:cs="宋体"/>
                <w:color w:val="000000"/>
                <w:kern w:val="0"/>
                <w:sz w:val="18"/>
              </w:rPr>
            </w:pPr>
          </w:p>
        </w:tc>
      </w:tr>
      <w:tr w:rsidR="00EB364A" w:rsidRPr="00943B25" w:rsidTr="00213483">
        <w:tc>
          <w:tcPr>
            <w:tcW w:w="1668"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原始数据</w:t>
            </w:r>
          </w:p>
        </w:tc>
        <w:tc>
          <w:tcPr>
            <w:tcW w:w="170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O</w:t>
            </w:r>
            <w:r>
              <w:rPr>
                <w:rFonts w:asciiTheme="minorEastAsia" w:hAnsiTheme="minorEastAsia" w:hint="eastAsia"/>
                <w:sz w:val="18"/>
                <w:szCs w:val="18"/>
              </w:rPr>
              <w:t>riginal</w:t>
            </w:r>
          </w:p>
        </w:tc>
        <w:tc>
          <w:tcPr>
            <w:tcW w:w="1842"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213483">
        <w:tc>
          <w:tcPr>
            <w:tcW w:w="1668"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中频图</w:t>
            </w:r>
          </w:p>
        </w:tc>
        <w:tc>
          <w:tcPr>
            <w:tcW w:w="170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reqgrap</w:t>
            </w:r>
          </w:p>
        </w:tc>
        <w:tc>
          <w:tcPr>
            <w:tcW w:w="1842"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213483">
        <w:tc>
          <w:tcPr>
            <w:tcW w:w="1668" w:type="dxa"/>
          </w:tcPr>
          <w:p w:rsidR="00EB364A" w:rsidRDefault="00EB364A" w:rsidP="00B23596">
            <w:pPr>
              <w:widowControl/>
              <w:ind w:firstLine="360"/>
              <w:jc w:val="left"/>
              <w:rPr>
                <w:rFonts w:ascii="宋体" w:hAnsi="宋体" w:cs="宋体"/>
                <w:color w:val="000000"/>
                <w:kern w:val="0"/>
                <w:sz w:val="18"/>
                <w:szCs w:val="18"/>
              </w:rPr>
            </w:pPr>
            <w:proofErr w:type="gramStart"/>
            <w:r>
              <w:rPr>
                <w:rFonts w:ascii="宋体" w:hAnsi="宋体" w:cs="宋体" w:hint="eastAsia"/>
                <w:color w:val="000000"/>
                <w:kern w:val="0"/>
                <w:sz w:val="18"/>
                <w:szCs w:val="18"/>
              </w:rPr>
              <w:t>示向图</w:t>
            </w:r>
            <w:proofErr w:type="gramEnd"/>
          </w:p>
        </w:tc>
        <w:tc>
          <w:tcPr>
            <w:tcW w:w="170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iregrap</w:t>
            </w:r>
          </w:p>
        </w:tc>
        <w:tc>
          <w:tcPr>
            <w:tcW w:w="1842"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213483">
        <w:tc>
          <w:tcPr>
            <w:tcW w:w="1668"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定位图</w:t>
            </w:r>
          </w:p>
        </w:tc>
        <w:tc>
          <w:tcPr>
            <w:tcW w:w="1701"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locagrap</w:t>
            </w:r>
          </w:p>
        </w:tc>
        <w:tc>
          <w:tcPr>
            <w:tcW w:w="1842"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03"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Pr="00E354AF" w:rsidRDefault="00EB364A" w:rsidP="007D6A36">
      <w:pPr>
        <w:pStyle w:val="5"/>
      </w:pPr>
      <w:r>
        <w:rPr>
          <w:rStyle w:val="aa"/>
          <w:rFonts w:hint="eastAsia"/>
        </w:rPr>
        <w:t>图形数据</w:t>
      </w:r>
      <w:r w:rsidRPr="001D4348">
        <w:rPr>
          <w:rStyle w:val="aa"/>
          <w:rFonts w:hint="eastAsia"/>
        </w:rPr>
        <w:t>表</w:t>
      </w:r>
      <w:r>
        <w:rPr>
          <w:rStyle w:val="aa"/>
          <w:rFonts w:hint="eastAsia"/>
        </w:rPr>
        <w:t>EMCDPJCGraphic</w:t>
      </w:r>
    </w:p>
    <w:p w:rsidR="00EB364A" w:rsidRPr="00E354AF" w:rsidRDefault="00EB364A" w:rsidP="00B23596">
      <w:pPr>
        <w:ind w:firstLine="420"/>
      </w:pPr>
      <w:r>
        <w:rPr>
          <w:rFonts w:hint="eastAsia"/>
        </w:rPr>
        <w:t>编号</w:t>
      </w:r>
      <w:r>
        <w:rPr>
          <w:rFonts w:hint="eastAsia"/>
        </w:rPr>
        <w:t>bh</w:t>
      </w:r>
      <w:r>
        <w:rPr>
          <w:rFonts w:hint="eastAsia"/>
          <w:sz w:val="20"/>
        </w:rPr>
        <w:t>命名为：</w:t>
      </w:r>
      <w:r>
        <w:rPr>
          <w:rFonts w:hint="eastAsia"/>
          <w:sz w:val="20"/>
        </w:rPr>
        <w:t xml:space="preserve">DPJC- </w:t>
      </w:r>
      <w:r>
        <w:rPr>
          <w:rFonts w:hint="eastAsia"/>
          <w:sz w:val="20"/>
        </w:rPr>
        <w:t>图形类型</w:t>
      </w:r>
      <w:r>
        <w:rPr>
          <w:rFonts w:hint="eastAsia"/>
          <w:sz w:val="20"/>
        </w:rPr>
        <w:t>-</w:t>
      </w:r>
      <w:r>
        <w:rPr>
          <w:rFonts w:hint="eastAsia"/>
          <w:sz w:val="20"/>
        </w:rPr>
        <w:t>起始时间（精确到天）</w:t>
      </w:r>
      <w:r>
        <w:rPr>
          <w:rFonts w:hint="eastAsia"/>
          <w:sz w:val="20"/>
        </w:rPr>
        <w:t>-</w:t>
      </w:r>
      <w:r>
        <w:rPr>
          <w:rFonts w:hint="eastAsia"/>
          <w:sz w:val="20"/>
        </w:rPr>
        <w:t>中心频率</w:t>
      </w:r>
      <w:r>
        <w:rPr>
          <w:rFonts w:hint="eastAsia"/>
          <w:sz w:val="20"/>
        </w:rPr>
        <w:t xml:space="preserve"> -</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1E6B2C">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EB364A" w:rsidRPr="00501933" w:rsidRDefault="00EB364A"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ind w:firstLine="360"/>
              <w:rPr>
                <w:sz w:val="18"/>
              </w:rPr>
            </w:pPr>
          </w:p>
        </w:tc>
        <w:tc>
          <w:tcPr>
            <w:tcW w:w="1273" w:type="dxa"/>
          </w:tcPr>
          <w:p w:rsidR="00EB364A" w:rsidRDefault="00EB364A" w:rsidP="00B23596">
            <w:pPr>
              <w:ind w:firstLine="360"/>
              <w:rPr>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1E6B2C">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Default="00EB364A" w:rsidP="007D6A36">
      <w:pPr>
        <w:pStyle w:val="5"/>
        <w:rPr>
          <w:rStyle w:val="aa"/>
        </w:rPr>
      </w:pPr>
      <w:r>
        <w:rPr>
          <w:rStyle w:val="aa"/>
          <w:rFonts w:hint="eastAsia"/>
        </w:rPr>
        <w:t>音频数据</w:t>
      </w:r>
      <w:r w:rsidRPr="001D4348">
        <w:rPr>
          <w:rStyle w:val="aa"/>
          <w:rFonts w:hint="eastAsia"/>
        </w:rPr>
        <w:t>表</w:t>
      </w:r>
      <w:r>
        <w:rPr>
          <w:rStyle w:val="aa"/>
          <w:rFonts w:hint="eastAsia"/>
        </w:rPr>
        <w:t>EMCDPJCAudio</w:t>
      </w:r>
    </w:p>
    <w:p w:rsidR="00EB364A" w:rsidRPr="00E354AF" w:rsidRDefault="00EB364A" w:rsidP="00B23596">
      <w:pPr>
        <w:ind w:firstLine="420"/>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 xml:space="preserve"> -</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EB364A" w:rsidRPr="00943B25" w:rsidTr="001E6B2C">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1E6B2C">
        <w:tc>
          <w:tcPr>
            <w:tcW w:w="1526" w:type="dxa"/>
          </w:tcPr>
          <w:p w:rsidR="00EB364A" w:rsidRPr="00501933" w:rsidRDefault="00EB364A" w:rsidP="001E6B2C">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1E6B2C">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1E6B2C">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lastRenderedPageBreak/>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1E6B2C">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1E6B2C">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1E6B2C">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1E6B2C">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1E6B2C">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1E6B2C">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E6B2C">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E6B2C">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E6B2C">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E6B2C">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E6B2C">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E6B2C">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E6B2C">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Pr="00EA62C1" w:rsidRDefault="00EB364A" w:rsidP="007D6A36">
      <w:pPr>
        <w:pStyle w:val="5"/>
      </w:pPr>
      <w:r>
        <w:rPr>
          <w:rStyle w:val="aa"/>
          <w:rFonts w:hint="eastAsia"/>
        </w:rPr>
        <w:t>视频数据</w:t>
      </w:r>
      <w:r w:rsidRPr="001D4348">
        <w:rPr>
          <w:rStyle w:val="aa"/>
          <w:rFonts w:hint="eastAsia"/>
        </w:rPr>
        <w:t>表</w:t>
      </w:r>
      <w:r>
        <w:rPr>
          <w:rStyle w:val="aa"/>
          <w:rFonts w:hint="eastAsia"/>
        </w:rPr>
        <w:t>EMCDPJCVideo</w:t>
      </w:r>
    </w:p>
    <w:p w:rsidR="00EB364A" w:rsidRPr="00E354AF" w:rsidRDefault="00EB364A" w:rsidP="00B23596">
      <w:pPr>
        <w:ind w:firstLine="420"/>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324" w:type="dxa"/>
          </w:tcPr>
          <w:p w:rsidR="00EB364A" w:rsidRPr="001B36E4" w:rsidRDefault="00EB364A" w:rsidP="00B23596">
            <w:pPr>
              <w:ind w:firstLine="361"/>
              <w:jc w:val="center"/>
              <w:rPr>
                <w:b/>
                <w:sz w:val="18"/>
              </w:rPr>
            </w:pPr>
            <w:r w:rsidRPr="001B36E4">
              <w:rPr>
                <w:rFonts w:hint="eastAsia"/>
                <w:b/>
                <w:sz w:val="18"/>
              </w:rPr>
              <w:t>是否空</w:t>
            </w:r>
          </w:p>
        </w:tc>
        <w:tc>
          <w:tcPr>
            <w:tcW w:w="1184"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1E6B2C">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324" w:type="dxa"/>
          </w:tcPr>
          <w:p w:rsidR="00EB364A" w:rsidRPr="00501933" w:rsidRDefault="00EB364A" w:rsidP="00B23596">
            <w:pPr>
              <w:ind w:firstLine="360"/>
              <w:rPr>
                <w:sz w:val="18"/>
              </w:rPr>
            </w:pPr>
            <w:r>
              <w:rPr>
                <w:rFonts w:hint="eastAsia"/>
                <w:sz w:val="18"/>
              </w:rPr>
              <w:t>N</w:t>
            </w: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591" w:type="dxa"/>
          </w:tcPr>
          <w:p w:rsidR="00EB364A"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EB364A" w:rsidRPr="00501933" w:rsidRDefault="00EB364A" w:rsidP="001E6B2C">
            <w:pPr>
              <w:rPr>
                <w:rFonts w:asciiTheme="minorEastAsia" w:hAnsiTheme="minorEastAsia"/>
                <w:sz w:val="18"/>
                <w:szCs w:val="18"/>
              </w:rPr>
            </w:pPr>
            <w:r>
              <w:rPr>
                <w:rFonts w:asciiTheme="minorEastAsia" w:hAnsiTheme="minorEastAsia" w:hint="eastAsia"/>
                <w:sz w:val="18"/>
                <w:szCs w:val="18"/>
              </w:rPr>
              <w:t>EndFrequence</w:t>
            </w:r>
          </w:p>
        </w:tc>
        <w:tc>
          <w:tcPr>
            <w:tcW w:w="1591" w:type="dxa"/>
          </w:tcPr>
          <w:p w:rsidR="00EB364A"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1E6B2C">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Pr="00981BFC" w:rsidRDefault="00EB364A" w:rsidP="00B23596">
      <w:pPr>
        <w:ind w:firstLine="420"/>
      </w:pPr>
    </w:p>
    <w:p w:rsidR="00EB364A" w:rsidRPr="007D6A36" w:rsidRDefault="00EB364A" w:rsidP="007D6A36">
      <w:pPr>
        <w:pStyle w:val="4"/>
      </w:pPr>
      <w:r w:rsidRPr="007D6A36">
        <w:rPr>
          <w:rFonts w:hint="eastAsia"/>
        </w:rPr>
        <w:lastRenderedPageBreak/>
        <w:t>频段扫描数据</w:t>
      </w:r>
    </w:p>
    <w:p w:rsidR="00EB364A" w:rsidRDefault="00EB364A" w:rsidP="007D6A36">
      <w:pPr>
        <w:pStyle w:val="5"/>
      </w:pPr>
      <w:r w:rsidRPr="001D4348">
        <w:rPr>
          <w:rStyle w:val="aa"/>
          <w:rFonts w:hint="eastAsia"/>
        </w:rPr>
        <w:t>索引表</w:t>
      </w:r>
      <w:r>
        <w:rPr>
          <w:rFonts w:hint="eastAsia"/>
        </w:rPr>
        <w:t>EMCPDSM</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最低频率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8238" w:type="dxa"/>
        <w:tblLayout w:type="fixed"/>
        <w:tblLook w:val="04A0" w:firstRow="1" w:lastRow="0" w:firstColumn="1" w:lastColumn="0" w:noHBand="0" w:noVBand="1"/>
      </w:tblPr>
      <w:tblGrid>
        <w:gridCol w:w="1384"/>
        <w:gridCol w:w="1985"/>
        <w:gridCol w:w="1417"/>
        <w:gridCol w:w="851"/>
        <w:gridCol w:w="708"/>
        <w:gridCol w:w="1893"/>
      </w:tblGrid>
      <w:tr w:rsidR="00EB364A" w:rsidTr="001E6B2C">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893"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EB364A" w:rsidTr="001E6B2C">
        <w:tc>
          <w:tcPr>
            <w:tcW w:w="1384"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频段扫描</w:t>
            </w:r>
            <w:r w:rsidRPr="006E7464">
              <w:rPr>
                <w:rFonts w:asciiTheme="minorEastAsia" w:hAnsiTheme="minorEastAsia" w:hint="eastAsia"/>
                <w:sz w:val="18"/>
                <w:szCs w:val="18"/>
              </w:rPr>
              <w:t>编号</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CHAR(</w:t>
            </w:r>
            <w:r>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417" w:type="dxa"/>
          </w:tcPr>
          <w:p w:rsidR="00EB364A" w:rsidRPr="00943B25" w:rsidRDefault="00EB364A" w:rsidP="001E6B2C">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417" w:type="dxa"/>
          </w:tcPr>
          <w:p w:rsidR="00EB364A" w:rsidRPr="00943B25" w:rsidRDefault="00EB364A" w:rsidP="001E6B2C">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监测数目</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NO</w:t>
            </w:r>
          </w:p>
        </w:tc>
        <w:tc>
          <w:tcPr>
            <w:tcW w:w="1417" w:type="dxa"/>
          </w:tcPr>
          <w:p w:rsidR="00EB364A" w:rsidRPr="006E7464"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监测类型</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T</w:t>
            </w:r>
            <w:r>
              <w:rPr>
                <w:rFonts w:asciiTheme="minorEastAsia" w:hAnsiTheme="minorEastAsia" w:hint="eastAsia"/>
                <w:sz w:val="18"/>
                <w:szCs w:val="18"/>
              </w:rPr>
              <w:t>ype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最低频率</w:t>
            </w:r>
          </w:p>
        </w:tc>
        <w:tc>
          <w:tcPr>
            <w:tcW w:w="1985"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StartFrequence</w:t>
            </w:r>
          </w:p>
        </w:tc>
        <w:tc>
          <w:tcPr>
            <w:tcW w:w="1417" w:type="dxa"/>
          </w:tcPr>
          <w:p w:rsidR="00EB364A" w:rsidRPr="006E7464"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最高频率</w:t>
            </w:r>
          </w:p>
        </w:tc>
        <w:tc>
          <w:tcPr>
            <w:tcW w:w="1985"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EndFrequence</w:t>
            </w:r>
          </w:p>
        </w:tc>
        <w:tc>
          <w:tcPr>
            <w:tcW w:w="1417" w:type="dxa"/>
          </w:tcPr>
          <w:p w:rsidR="00EB364A" w:rsidRPr="006E7464"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步长</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Step</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1E6B2C">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startTime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1E6B2C">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中频带宽</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BandWidth</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RPr="00943B25"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射频衰减</w:t>
            </w:r>
          </w:p>
        </w:tc>
        <w:tc>
          <w:tcPr>
            <w:tcW w:w="1985" w:type="dxa"/>
          </w:tcPr>
          <w:p w:rsidR="00EB364A" w:rsidRPr="006E7464" w:rsidRDefault="00EB364A" w:rsidP="001E6B2C">
            <w:pPr>
              <w:rPr>
                <w:rFonts w:asciiTheme="minorEastAsia" w:hAnsiTheme="minorEastAsia"/>
                <w:sz w:val="18"/>
                <w:szCs w:val="18"/>
              </w:rPr>
            </w:pPr>
            <w:r w:rsidRPr="006E7464">
              <w:rPr>
                <w:rFonts w:asciiTheme="minorEastAsia" w:hAnsiTheme="minorEastAsia" w:hint="eastAsia"/>
                <w:sz w:val="18"/>
                <w:szCs w:val="18"/>
              </w:rPr>
              <w:t>RadioF</w:t>
            </w:r>
            <w:r w:rsidRPr="006E7464">
              <w:rPr>
                <w:rFonts w:asciiTheme="minorEastAsia" w:hAnsiTheme="minorEastAsia"/>
                <w:sz w:val="18"/>
                <w:szCs w:val="18"/>
              </w:rPr>
              <w:t>reattenuation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中频衰减</w:t>
            </w:r>
          </w:p>
        </w:tc>
        <w:tc>
          <w:tcPr>
            <w:tcW w:w="1985" w:type="dxa"/>
          </w:tcPr>
          <w:p w:rsidR="00EB364A" w:rsidRPr="006E7464" w:rsidRDefault="00EB364A" w:rsidP="001E6B2C">
            <w:pPr>
              <w:rPr>
                <w:rFonts w:asciiTheme="minorEastAsia" w:hAnsiTheme="minorEastAsia"/>
                <w:sz w:val="18"/>
                <w:szCs w:val="18"/>
              </w:rPr>
            </w:pPr>
            <w:r w:rsidRPr="006E7464">
              <w:rPr>
                <w:rFonts w:asciiTheme="minorEastAsia" w:hAnsiTheme="minorEastAsia"/>
                <w:sz w:val="18"/>
                <w:szCs w:val="18"/>
              </w:rPr>
              <w:t>mid</w:t>
            </w:r>
            <w:r w:rsidRPr="006E7464">
              <w:rPr>
                <w:rFonts w:asciiTheme="minorEastAsia" w:hAnsiTheme="minorEastAsia" w:hint="eastAsia"/>
                <w:sz w:val="18"/>
                <w:szCs w:val="18"/>
              </w:rPr>
              <w:t>F</w:t>
            </w:r>
            <w:r w:rsidRPr="006E7464">
              <w:rPr>
                <w:rFonts w:asciiTheme="minorEastAsia" w:hAnsiTheme="minorEastAsia"/>
                <w:sz w:val="18"/>
                <w:szCs w:val="18"/>
              </w:rPr>
              <w:t>reattenuation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170E84" w:rsidRDefault="00EB364A" w:rsidP="001E6B2C">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前置放大器</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Amplifier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解调</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DeModen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检波器</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Detector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EB364A" w:rsidRDefault="00EB364A" w:rsidP="001E6B2C">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Data</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lob</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Tr="001E6B2C">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1E6B2C">
        <w:tc>
          <w:tcPr>
            <w:tcW w:w="1384" w:type="dxa"/>
            <w:vAlign w:val="center"/>
          </w:tcPr>
          <w:p w:rsidR="00EB364A" w:rsidRPr="00EB364A" w:rsidRDefault="00EB364A" w:rsidP="001E6B2C">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RPr="00943B25" w:rsidTr="001E6B2C">
        <w:tc>
          <w:tcPr>
            <w:tcW w:w="1384" w:type="dxa"/>
            <w:vAlign w:val="center"/>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omments</w:t>
            </w:r>
          </w:p>
        </w:tc>
        <w:tc>
          <w:tcPr>
            <w:tcW w:w="1417" w:type="dxa"/>
          </w:tcPr>
          <w:p w:rsidR="00EB364A" w:rsidRPr="006E7464" w:rsidRDefault="00EB364A" w:rsidP="001E6B2C">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vAlign w:val="center"/>
          </w:tcPr>
          <w:p w:rsidR="00EB364A" w:rsidRPr="006E7464" w:rsidRDefault="00EB364A" w:rsidP="001E6B2C">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1E6B2C">
        <w:tc>
          <w:tcPr>
            <w:tcW w:w="1384"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E6B2C">
        <w:tc>
          <w:tcPr>
            <w:tcW w:w="1384"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E6B2C">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bl>
    <w:p w:rsidR="00EB364A" w:rsidRPr="00641222" w:rsidRDefault="00EB364A" w:rsidP="00B23596">
      <w:pPr>
        <w:ind w:firstLine="420"/>
      </w:pPr>
    </w:p>
    <w:p w:rsidR="00EB364A" w:rsidRDefault="00EB364A" w:rsidP="007D6A36">
      <w:pPr>
        <w:pStyle w:val="5"/>
      </w:pPr>
      <w:r>
        <w:rPr>
          <w:rStyle w:val="aa"/>
          <w:rFonts w:hint="eastAsia"/>
        </w:rPr>
        <w:t>频段扫描</w:t>
      </w:r>
      <w:r w:rsidRPr="001D4348">
        <w:rPr>
          <w:rStyle w:val="aa"/>
          <w:rFonts w:hint="eastAsia"/>
        </w:rPr>
        <w:t>数据表</w:t>
      </w:r>
      <w:r>
        <w:rPr>
          <w:rFonts w:hint="eastAsia"/>
        </w:rPr>
        <w:t>EMCPDSMdata</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最低频率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EB364A" w:rsidRPr="00943B25" w:rsidTr="00EB364A">
        <w:tc>
          <w:tcPr>
            <w:tcW w:w="1710" w:type="dxa"/>
          </w:tcPr>
          <w:p w:rsidR="00EB364A" w:rsidRPr="001B36E4" w:rsidRDefault="00EB364A" w:rsidP="00B23596">
            <w:pPr>
              <w:ind w:firstLine="361"/>
              <w:jc w:val="center"/>
              <w:rPr>
                <w:b/>
                <w:sz w:val="18"/>
              </w:rPr>
            </w:pPr>
            <w:r w:rsidRPr="001B36E4">
              <w:rPr>
                <w:rFonts w:hint="eastAsia"/>
                <w:b/>
                <w:sz w:val="18"/>
              </w:rPr>
              <w:t>名称</w:t>
            </w:r>
          </w:p>
        </w:tc>
        <w:tc>
          <w:tcPr>
            <w:tcW w:w="1704" w:type="dxa"/>
          </w:tcPr>
          <w:p w:rsidR="00EB364A" w:rsidRPr="001B36E4" w:rsidRDefault="00EB364A" w:rsidP="00B23596">
            <w:pPr>
              <w:ind w:firstLine="361"/>
              <w:jc w:val="center"/>
              <w:rPr>
                <w:b/>
                <w:sz w:val="18"/>
              </w:rPr>
            </w:pPr>
            <w:r w:rsidRPr="001B36E4">
              <w:rPr>
                <w:rFonts w:hint="eastAsia"/>
                <w:b/>
                <w:sz w:val="18"/>
              </w:rPr>
              <w:t>列名</w:t>
            </w:r>
          </w:p>
        </w:tc>
        <w:tc>
          <w:tcPr>
            <w:tcW w:w="1704" w:type="dxa"/>
          </w:tcPr>
          <w:p w:rsidR="00EB364A" w:rsidRPr="001B36E4" w:rsidRDefault="00EB364A" w:rsidP="00B23596">
            <w:pPr>
              <w:ind w:firstLine="361"/>
              <w:jc w:val="center"/>
              <w:rPr>
                <w:b/>
                <w:sz w:val="18"/>
              </w:rPr>
            </w:pPr>
            <w:r w:rsidRPr="001B36E4">
              <w:rPr>
                <w:rFonts w:hint="eastAsia"/>
                <w:b/>
                <w:sz w:val="18"/>
              </w:rPr>
              <w:t>类型</w:t>
            </w:r>
          </w:p>
        </w:tc>
        <w:tc>
          <w:tcPr>
            <w:tcW w:w="1707" w:type="dxa"/>
          </w:tcPr>
          <w:p w:rsidR="00EB364A" w:rsidRPr="001B36E4" w:rsidRDefault="00EB364A"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710" w:type="dxa"/>
          </w:tcPr>
          <w:p w:rsidR="00EB364A" w:rsidRPr="00943B25" w:rsidRDefault="00EB364A" w:rsidP="00B23596">
            <w:pPr>
              <w:ind w:firstLine="360"/>
              <w:rPr>
                <w:sz w:val="18"/>
              </w:rPr>
            </w:pPr>
            <w:r>
              <w:rPr>
                <w:rFonts w:hint="eastAsia"/>
                <w:sz w:val="18"/>
              </w:rPr>
              <w:t>编号</w:t>
            </w:r>
          </w:p>
        </w:tc>
        <w:tc>
          <w:tcPr>
            <w:tcW w:w="1704" w:type="dxa"/>
          </w:tcPr>
          <w:p w:rsidR="00EB364A" w:rsidRDefault="00EB364A" w:rsidP="00B23596">
            <w:pPr>
              <w:ind w:firstLine="360"/>
              <w:rPr>
                <w:sz w:val="18"/>
              </w:rPr>
            </w:pPr>
            <w:r>
              <w:rPr>
                <w:rFonts w:hint="eastAsia"/>
                <w:sz w:val="18"/>
              </w:rPr>
              <w:t>BH</w:t>
            </w:r>
          </w:p>
        </w:tc>
        <w:tc>
          <w:tcPr>
            <w:tcW w:w="1704" w:type="dxa"/>
          </w:tcPr>
          <w:p w:rsidR="00EB364A" w:rsidRDefault="00EB364A"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EB364A" w:rsidRDefault="00EB364A" w:rsidP="00B23596">
            <w:pPr>
              <w:ind w:firstLine="420"/>
              <w:rPr>
                <w:sz w:val="18"/>
              </w:rPr>
            </w:pPr>
            <w:r>
              <w:rPr>
                <w:rFonts w:hint="eastAsia"/>
              </w:rPr>
              <w:t>Y/N</w:t>
            </w:r>
          </w:p>
        </w:tc>
        <w:tc>
          <w:tcPr>
            <w:tcW w:w="1697" w:type="dxa"/>
          </w:tcPr>
          <w:p w:rsidR="00EB364A"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时间</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频率</w:t>
            </w:r>
          </w:p>
        </w:tc>
        <w:tc>
          <w:tcPr>
            <w:tcW w:w="1704" w:type="dxa"/>
          </w:tcPr>
          <w:p w:rsidR="00EB364A" w:rsidRPr="00943B25" w:rsidRDefault="00EB364A"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umber(12,2)</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sz w:val="18"/>
              </w:rPr>
              <w:lastRenderedPageBreak/>
              <w:t>L</w:t>
            </w:r>
            <w:r>
              <w:rPr>
                <w:rFonts w:hint="eastAsia"/>
                <w:sz w:val="18"/>
              </w:rPr>
              <w:t>evel</w:t>
            </w:r>
            <w:r>
              <w:rPr>
                <w:rFonts w:hint="eastAsia"/>
                <w:sz w:val="18"/>
              </w:rPr>
              <w:t>值</w:t>
            </w:r>
            <w:r>
              <w:rPr>
                <w:rFonts w:hint="eastAsia"/>
                <w:sz w:val="18"/>
              </w:rPr>
              <w:t xml:space="preserve"> </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LEVELS</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EB364A" w:rsidRDefault="00EB364A" w:rsidP="00B23596">
            <w:pPr>
              <w:ind w:firstLine="420"/>
            </w:pPr>
            <w:r>
              <w:rPr>
                <w:rFonts w:hint="eastAsia"/>
              </w:rPr>
              <w:t>N/N</w:t>
            </w:r>
          </w:p>
        </w:tc>
        <w:tc>
          <w:tcPr>
            <w:tcW w:w="1697" w:type="dxa"/>
          </w:tcPr>
          <w:p w:rsidR="00EB364A" w:rsidRPr="00F1078F" w:rsidRDefault="00EB364A" w:rsidP="00B23596">
            <w:pPr>
              <w:ind w:firstLine="360"/>
              <w:rPr>
                <w:sz w:val="18"/>
              </w:rPr>
            </w:pPr>
          </w:p>
        </w:tc>
      </w:tr>
    </w:tbl>
    <w:p w:rsidR="00EB364A" w:rsidRDefault="00EB364A" w:rsidP="007D6A36">
      <w:pPr>
        <w:pStyle w:val="5"/>
      </w:pPr>
      <w:r>
        <w:rPr>
          <w:rStyle w:val="aa"/>
          <w:rFonts w:hint="eastAsia"/>
        </w:rPr>
        <w:t>图形数据</w:t>
      </w:r>
      <w:r w:rsidRPr="001D4348">
        <w:rPr>
          <w:rStyle w:val="aa"/>
          <w:rFonts w:hint="eastAsia"/>
        </w:rPr>
        <w:t>表</w:t>
      </w:r>
      <w:r>
        <w:rPr>
          <w:rStyle w:val="aa"/>
          <w:rFonts w:hint="eastAsia"/>
        </w:rPr>
        <w:t>EMC</w:t>
      </w:r>
      <w:r>
        <w:rPr>
          <w:rFonts w:hint="eastAsia"/>
        </w:rPr>
        <w:t>PDSM</w:t>
      </w:r>
      <w:r>
        <w:rPr>
          <w:rStyle w:val="aa"/>
          <w:rFonts w:hint="eastAsia"/>
        </w:rPr>
        <w:t>Graphic</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图形类型：起始时间（精确到天）</w:t>
      </w:r>
      <w:r>
        <w:rPr>
          <w:rFonts w:hint="eastAsia"/>
          <w:sz w:val="20"/>
        </w:rPr>
        <w:t>-</w:t>
      </w:r>
      <w:r>
        <w:rPr>
          <w:rFonts w:hint="eastAsia"/>
          <w:sz w:val="20"/>
        </w:rPr>
        <w:t>最低频率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1E6B2C">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EB364A" w:rsidRPr="00501933" w:rsidRDefault="00EB364A"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ind w:firstLine="360"/>
              <w:rPr>
                <w:sz w:val="18"/>
              </w:rPr>
            </w:pPr>
            <w:r>
              <w:rPr>
                <w:rFonts w:hint="eastAsia"/>
                <w:sz w:val="18"/>
              </w:rPr>
              <w:t>Y</w:t>
            </w:r>
          </w:p>
        </w:tc>
        <w:tc>
          <w:tcPr>
            <w:tcW w:w="1273" w:type="dxa"/>
          </w:tcPr>
          <w:p w:rsidR="00EB364A"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E6B2C">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起始频率</w:t>
            </w:r>
          </w:p>
        </w:tc>
        <w:tc>
          <w:tcPr>
            <w:tcW w:w="1707" w:type="dxa"/>
          </w:tcPr>
          <w:p w:rsidR="00EB364A" w:rsidRPr="00501933" w:rsidRDefault="00EB364A" w:rsidP="001E6B2C">
            <w:pPr>
              <w:rPr>
                <w:rFonts w:asciiTheme="minorEastAsia" w:hAnsiTheme="minorEastAsia"/>
                <w:sz w:val="18"/>
                <w:szCs w:val="18"/>
              </w:rPr>
            </w:pPr>
            <w:r>
              <w:rPr>
                <w:rFonts w:asciiTheme="minorEastAsia" w:hAnsiTheme="minorEastAsia" w:hint="eastAsia"/>
                <w:sz w:val="18"/>
                <w:szCs w:val="18"/>
              </w:rPr>
              <w:t>start</w:t>
            </w:r>
            <w:r w:rsidRPr="00501933">
              <w:rPr>
                <w:rFonts w:asciiTheme="minorEastAsia" w:hAnsiTheme="minorEastAsia" w:hint="eastAsia"/>
                <w:sz w:val="18"/>
                <w:szCs w:val="18"/>
              </w:rPr>
              <w:t>Frequence</w:t>
            </w:r>
          </w:p>
        </w:tc>
        <w:tc>
          <w:tcPr>
            <w:tcW w:w="1591"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EB364A" w:rsidRPr="00501933" w:rsidRDefault="00EB364A" w:rsidP="001E6B2C">
            <w:pPr>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ndFrequence</w:t>
            </w:r>
          </w:p>
        </w:tc>
        <w:tc>
          <w:tcPr>
            <w:tcW w:w="1591" w:type="dxa"/>
          </w:tcPr>
          <w:p w:rsidR="00EB364A" w:rsidRDefault="00EB364A" w:rsidP="001E6B2C">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273" w:type="dxa"/>
          </w:tcPr>
          <w:p w:rsidR="00EB364A" w:rsidRDefault="00EB364A" w:rsidP="00B23596">
            <w:pPr>
              <w:ind w:firstLine="360"/>
              <w:rPr>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1E6B2C">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E6B2C">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E6B2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Default="00EB364A" w:rsidP="007D6A36">
      <w:pPr>
        <w:pStyle w:val="5"/>
        <w:rPr>
          <w:rStyle w:val="aa"/>
        </w:rPr>
      </w:pPr>
      <w:r>
        <w:rPr>
          <w:rStyle w:val="aa"/>
          <w:rFonts w:hint="eastAsia"/>
        </w:rPr>
        <w:t>视频数据</w:t>
      </w:r>
      <w:r w:rsidRPr="001D4348">
        <w:rPr>
          <w:rStyle w:val="aa"/>
          <w:rFonts w:hint="eastAsia"/>
        </w:rPr>
        <w:t>表</w:t>
      </w:r>
      <w:r>
        <w:rPr>
          <w:rStyle w:val="aa"/>
          <w:rFonts w:hint="eastAsia"/>
        </w:rPr>
        <w:t>EMC</w:t>
      </w:r>
      <w:r>
        <w:rPr>
          <w:rFonts w:hint="eastAsia"/>
        </w:rPr>
        <w:t>PDSM</w:t>
      </w:r>
      <w:r>
        <w:rPr>
          <w:rStyle w:val="aa"/>
          <w:rFonts w:hint="eastAsia"/>
        </w:rPr>
        <w:t>Video</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324" w:type="dxa"/>
          </w:tcPr>
          <w:p w:rsidR="00EB364A" w:rsidRPr="001B36E4" w:rsidRDefault="00EB364A" w:rsidP="00B23596">
            <w:pPr>
              <w:ind w:firstLine="361"/>
              <w:jc w:val="center"/>
              <w:rPr>
                <w:b/>
                <w:sz w:val="18"/>
              </w:rPr>
            </w:pPr>
            <w:r w:rsidRPr="001B36E4">
              <w:rPr>
                <w:rFonts w:hint="eastAsia"/>
                <w:b/>
                <w:sz w:val="18"/>
              </w:rPr>
              <w:t>是否空</w:t>
            </w:r>
          </w:p>
        </w:tc>
        <w:tc>
          <w:tcPr>
            <w:tcW w:w="1184"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C8374F">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324" w:type="dxa"/>
          </w:tcPr>
          <w:p w:rsidR="00EB364A" w:rsidRPr="00501933" w:rsidRDefault="00EB364A" w:rsidP="00B23596">
            <w:pPr>
              <w:ind w:firstLine="360"/>
              <w:rPr>
                <w:sz w:val="18"/>
              </w:rPr>
            </w:pPr>
            <w:r>
              <w:rPr>
                <w:rFonts w:hint="eastAsia"/>
                <w:sz w:val="18"/>
              </w:rPr>
              <w:t>N</w:t>
            </w: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EB364A" w:rsidRPr="00501933" w:rsidRDefault="00EB364A" w:rsidP="00C8374F">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591" w:type="dxa"/>
          </w:tcPr>
          <w:p w:rsidR="00EB364A"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EB364A" w:rsidRPr="00501933" w:rsidRDefault="00EB364A" w:rsidP="00C8374F">
            <w:pPr>
              <w:rPr>
                <w:rFonts w:asciiTheme="minorEastAsia" w:hAnsiTheme="minorEastAsia"/>
                <w:sz w:val="18"/>
                <w:szCs w:val="18"/>
              </w:rPr>
            </w:pPr>
            <w:r>
              <w:rPr>
                <w:rFonts w:asciiTheme="minorEastAsia" w:hAnsiTheme="minorEastAsia" w:hint="eastAsia"/>
                <w:sz w:val="18"/>
                <w:szCs w:val="18"/>
              </w:rPr>
              <w:t>EndFrequence</w:t>
            </w:r>
          </w:p>
        </w:tc>
        <w:tc>
          <w:tcPr>
            <w:tcW w:w="1591" w:type="dxa"/>
          </w:tcPr>
          <w:p w:rsidR="00EB364A"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C8374F">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C8374F">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业务类型</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EB364A" w:rsidRPr="007D6A36" w:rsidRDefault="00EB364A" w:rsidP="007D6A36">
      <w:pPr>
        <w:pStyle w:val="4"/>
      </w:pPr>
      <w:r w:rsidRPr="007D6A36">
        <w:rPr>
          <w:rFonts w:hint="eastAsia"/>
        </w:rPr>
        <w:t>单频测向数据</w:t>
      </w:r>
    </w:p>
    <w:p w:rsidR="00EB364A" w:rsidRDefault="00EB364A" w:rsidP="007D6A36">
      <w:pPr>
        <w:pStyle w:val="5"/>
      </w:pPr>
      <w:r w:rsidRPr="001D4348">
        <w:rPr>
          <w:rStyle w:val="aa"/>
          <w:rFonts w:hint="eastAsia"/>
        </w:rPr>
        <w:t>索引表</w:t>
      </w:r>
      <w:r>
        <w:rPr>
          <w:rFonts w:hint="eastAsia"/>
        </w:rPr>
        <w:t>EMCDPCX</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8238" w:type="dxa"/>
        <w:tblLayout w:type="fixed"/>
        <w:tblLook w:val="04A0" w:firstRow="1" w:lastRow="0" w:firstColumn="1" w:lastColumn="0" w:noHBand="0" w:noVBand="1"/>
      </w:tblPr>
      <w:tblGrid>
        <w:gridCol w:w="1384"/>
        <w:gridCol w:w="1985"/>
        <w:gridCol w:w="1417"/>
        <w:gridCol w:w="851"/>
        <w:gridCol w:w="708"/>
        <w:gridCol w:w="1893"/>
      </w:tblGrid>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893"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C</w:t>
            </w:r>
            <w:r>
              <w:rPr>
                <w:rFonts w:asciiTheme="minorEastAsia" w:hAnsiTheme="minorEastAsia" w:hint="eastAsia"/>
                <w:sz w:val="18"/>
                <w:szCs w:val="18"/>
              </w:rPr>
              <w:t>har</w:t>
            </w:r>
            <w:r w:rsidRPr="006E7464">
              <w:rPr>
                <w:rFonts w:asciiTheme="minorEastAsia" w:hAnsiTheme="minorEastAsia" w:hint="eastAsia"/>
                <w:sz w:val="18"/>
                <w:szCs w:val="18"/>
              </w:rPr>
              <w:t>(</w:t>
            </w:r>
            <w:r>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经度</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Longitude</w:t>
            </w:r>
          </w:p>
        </w:tc>
        <w:tc>
          <w:tcPr>
            <w:tcW w:w="1417" w:type="dxa"/>
          </w:tcPr>
          <w:p w:rsidR="00EB364A" w:rsidRPr="00943B25" w:rsidRDefault="00EB364A" w:rsidP="00C8374F">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纬度</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Latitude</w:t>
            </w:r>
          </w:p>
        </w:tc>
        <w:tc>
          <w:tcPr>
            <w:tcW w:w="1417" w:type="dxa"/>
          </w:tcPr>
          <w:p w:rsidR="00EB364A" w:rsidRPr="00943B25" w:rsidRDefault="00EB364A" w:rsidP="00C8374F">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BandWidth</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t>音频带宽</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RadioWidth</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schema</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C8374F">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EB364A" w:rsidRPr="006E7464" w:rsidRDefault="00EB364A"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startTime</w:t>
            </w:r>
            <w:r>
              <w:rPr>
                <w:rFonts w:asciiTheme="minorEastAsia" w:hAnsiTheme="minorEastAsia"/>
                <w:sz w:val="18"/>
                <w:szCs w:val="18"/>
              </w:rPr>
              <w:tab/>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170E84" w:rsidRDefault="00EB364A" w:rsidP="00C8374F">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requence</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监测数据 </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blob</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C8374F">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EB364A" w:rsidRPr="006E7464" w:rsidRDefault="00EB364A" w:rsidP="00B23596">
            <w:pPr>
              <w:ind w:firstLine="360"/>
              <w:rPr>
                <w:rFonts w:asciiTheme="minorEastAsia" w:hAnsiTheme="minorEastAsia"/>
                <w:sz w:val="18"/>
                <w:szCs w:val="18"/>
              </w:rPr>
            </w:pPr>
            <w:r w:rsidRPr="00B663AE">
              <w:rPr>
                <w:rFonts w:asciiTheme="minorEastAsia" w:hAnsiTheme="minorEastAsia"/>
                <w:sz w:val="18"/>
                <w:szCs w:val="18"/>
              </w:rPr>
              <w:t>M</w:t>
            </w:r>
            <w:r>
              <w:rPr>
                <w:rFonts w:asciiTheme="minorEastAsia" w:hAnsiTheme="minorEastAsia" w:hint="eastAsia"/>
                <w:sz w:val="18"/>
                <w:szCs w:val="18"/>
              </w:rPr>
              <w:t>onitorLocation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893" w:type="dxa"/>
          </w:tcPr>
          <w:p w:rsidR="00EB364A" w:rsidRPr="006E7464" w:rsidRDefault="00EB364A" w:rsidP="00B23596">
            <w:pPr>
              <w:ind w:firstLine="360"/>
              <w:rPr>
                <w:rFonts w:asciiTheme="minorEastAsia" w:hAnsiTheme="minorEastAsia"/>
                <w:sz w:val="18"/>
                <w:szCs w:val="18"/>
              </w:rPr>
            </w:pPr>
          </w:p>
        </w:tc>
      </w:tr>
      <w:tr w:rsidR="00EB364A" w:rsidRPr="00943B25" w:rsidTr="00EB364A">
        <w:tc>
          <w:tcPr>
            <w:tcW w:w="1384" w:type="dxa"/>
            <w:vAlign w:val="center"/>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w:t>
            </w:r>
          </w:p>
        </w:tc>
        <w:tc>
          <w:tcPr>
            <w:tcW w:w="1417" w:type="dxa"/>
          </w:tcPr>
          <w:p w:rsidR="00EB364A" w:rsidRPr="006E7464" w:rsidRDefault="00EB364A" w:rsidP="00C8374F">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EB364A" w:rsidRPr="006E7464" w:rsidRDefault="00EB364A" w:rsidP="00B23596">
            <w:pPr>
              <w:ind w:firstLine="360"/>
              <w:rPr>
                <w:rFonts w:asciiTheme="minorEastAsia" w:hAnsiTheme="minorEastAsia" w:cs="宋体"/>
                <w:color w:val="000000"/>
                <w:kern w:val="0"/>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vAlign w:val="center"/>
          </w:tcPr>
          <w:p w:rsidR="00EB364A" w:rsidRPr="006E7464" w:rsidRDefault="00EB364A" w:rsidP="00C8374F">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EB364A" w:rsidRPr="006E7464" w:rsidRDefault="00EB364A" w:rsidP="00B23596">
            <w:pPr>
              <w:ind w:firstLine="360"/>
              <w:rPr>
                <w:rFonts w:asciiTheme="minorEastAsia" w:hAnsiTheme="minorEastAsia" w:cs="宋体"/>
                <w:color w:val="000000"/>
                <w:kern w:val="0"/>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bl>
    <w:p w:rsidR="00EB364A" w:rsidRDefault="00EB364A" w:rsidP="007D6A36">
      <w:pPr>
        <w:pStyle w:val="5"/>
      </w:pPr>
      <w:r w:rsidRPr="001D4348">
        <w:rPr>
          <w:rStyle w:val="aa"/>
          <w:rFonts w:hint="eastAsia"/>
        </w:rPr>
        <w:t>数据表</w:t>
      </w:r>
      <w:r>
        <w:rPr>
          <w:rFonts w:hint="eastAsia"/>
        </w:rPr>
        <w:t>EMCDPCXDATA</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EB364A" w:rsidRPr="00943B25" w:rsidTr="00EB364A">
        <w:tc>
          <w:tcPr>
            <w:tcW w:w="1710" w:type="dxa"/>
          </w:tcPr>
          <w:p w:rsidR="00EB364A" w:rsidRPr="001B36E4" w:rsidRDefault="00EB364A" w:rsidP="00B23596">
            <w:pPr>
              <w:ind w:firstLine="361"/>
              <w:jc w:val="center"/>
              <w:rPr>
                <w:b/>
                <w:sz w:val="18"/>
              </w:rPr>
            </w:pPr>
            <w:r w:rsidRPr="001B36E4">
              <w:rPr>
                <w:rFonts w:hint="eastAsia"/>
                <w:b/>
                <w:sz w:val="18"/>
              </w:rPr>
              <w:t>名称</w:t>
            </w:r>
          </w:p>
        </w:tc>
        <w:tc>
          <w:tcPr>
            <w:tcW w:w="1704" w:type="dxa"/>
          </w:tcPr>
          <w:p w:rsidR="00EB364A" w:rsidRPr="001B36E4" w:rsidRDefault="00EB364A" w:rsidP="00B23596">
            <w:pPr>
              <w:ind w:firstLine="361"/>
              <w:jc w:val="center"/>
              <w:rPr>
                <w:b/>
                <w:sz w:val="18"/>
              </w:rPr>
            </w:pPr>
            <w:r w:rsidRPr="001B36E4">
              <w:rPr>
                <w:rFonts w:hint="eastAsia"/>
                <w:b/>
                <w:sz w:val="18"/>
              </w:rPr>
              <w:t>列名</w:t>
            </w:r>
          </w:p>
        </w:tc>
        <w:tc>
          <w:tcPr>
            <w:tcW w:w="1704" w:type="dxa"/>
          </w:tcPr>
          <w:p w:rsidR="00EB364A" w:rsidRPr="001B36E4" w:rsidRDefault="00EB364A" w:rsidP="00B23596">
            <w:pPr>
              <w:ind w:firstLine="361"/>
              <w:jc w:val="center"/>
              <w:rPr>
                <w:b/>
                <w:sz w:val="18"/>
              </w:rPr>
            </w:pPr>
            <w:r w:rsidRPr="001B36E4">
              <w:rPr>
                <w:rFonts w:hint="eastAsia"/>
                <w:b/>
                <w:sz w:val="18"/>
              </w:rPr>
              <w:t>类型</w:t>
            </w:r>
          </w:p>
        </w:tc>
        <w:tc>
          <w:tcPr>
            <w:tcW w:w="1707" w:type="dxa"/>
          </w:tcPr>
          <w:p w:rsidR="00EB364A" w:rsidRPr="001B36E4" w:rsidRDefault="00EB364A"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710" w:type="dxa"/>
          </w:tcPr>
          <w:p w:rsidR="00EB364A" w:rsidRPr="00943B25" w:rsidRDefault="00EB364A" w:rsidP="00B23596">
            <w:pPr>
              <w:ind w:firstLine="360"/>
              <w:rPr>
                <w:sz w:val="18"/>
              </w:rPr>
            </w:pPr>
            <w:r>
              <w:rPr>
                <w:rFonts w:hint="eastAsia"/>
                <w:sz w:val="18"/>
              </w:rPr>
              <w:t>编号</w:t>
            </w:r>
          </w:p>
        </w:tc>
        <w:tc>
          <w:tcPr>
            <w:tcW w:w="1704" w:type="dxa"/>
          </w:tcPr>
          <w:p w:rsidR="00EB364A" w:rsidRDefault="00EB364A" w:rsidP="00B23596">
            <w:pPr>
              <w:ind w:firstLine="360"/>
              <w:rPr>
                <w:sz w:val="18"/>
              </w:rPr>
            </w:pPr>
            <w:r>
              <w:rPr>
                <w:rFonts w:hint="eastAsia"/>
                <w:sz w:val="18"/>
              </w:rPr>
              <w:t>BH</w:t>
            </w:r>
          </w:p>
        </w:tc>
        <w:tc>
          <w:tcPr>
            <w:tcW w:w="1704" w:type="dxa"/>
          </w:tcPr>
          <w:p w:rsidR="00EB364A" w:rsidRDefault="00EB364A"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EB364A" w:rsidRDefault="00EB364A" w:rsidP="00B23596">
            <w:pPr>
              <w:ind w:firstLine="420"/>
              <w:rPr>
                <w:sz w:val="18"/>
              </w:rPr>
            </w:pPr>
            <w:r>
              <w:rPr>
                <w:rFonts w:hint="eastAsia"/>
              </w:rPr>
              <w:t>Y/N</w:t>
            </w:r>
          </w:p>
        </w:tc>
        <w:tc>
          <w:tcPr>
            <w:tcW w:w="1697" w:type="dxa"/>
          </w:tcPr>
          <w:p w:rsidR="00EB364A"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时间</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频率</w:t>
            </w:r>
          </w:p>
        </w:tc>
        <w:tc>
          <w:tcPr>
            <w:tcW w:w="1704" w:type="dxa"/>
          </w:tcPr>
          <w:p w:rsidR="00EB364A" w:rsidRPr="00943B25" w:rsidRDefault="00EB364A"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umber(12,2)</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 xml:space="preserve">Bearing </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Bearing</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lastRenderedPageBreak/>
              <w:t>Quality</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Quality</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level</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evels</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longitude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ongitude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latitude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atitude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bl>
    <w:p w:rsidR="00EB364A" w:rsidRDefault="00EB364A" w:rsidP="007D6A36">
      <w:pPr>
        <w:pStyle w:val="5"/>
        <w:rPr>
          <w:rStyle w:val="aa"/>
        </w:rPr>
      </w:pPr>
      <w:r>
        <w:rPr>
          <w:rStyle w:val="aa"/>
          <w:rFonts w:hint="eastAsia"/>
        </w:rPr>
        <w:t>信号参数登记表</w:t>
      </w:r>
      <w:r>
        <w:rPr>
          <w:rStyle w:val="aa"/>
          <w:rFonts w:hint="eastAsia"/>
        </w:rPr>
        <w:t>EMC</w:t>
      </w:r>
      <w:r>
        <w:rPr>
          <w:rFonts w:hint="eastAsia"/>
        </w:rPr>
        <w:t>DPCX</w:t>
      </w:r>
      <w:r>
        <w:rPr>
          <w:rStyle w:val="aa"/>
          <w:rFonts w:hint="eastAsia"/>
        </w:rPr>
        <w:t>Parameter</w:t>
      </w:r>
    </w:p>
    <w:p w:rsidR="00EB364A" w:rsidRPr="00DB39EE"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监测时间（精确到天）</w:t>
      </w:r>
      <w:r>
        <w:rPr>
          <w:rFonts w:hint="eastAsia"/>
          <w:sz w:val="20"/>
        </w:rPr>
        <w:t>-</w:t>
      </w:r>
      <w:r>
        <w:rPr>
          <w:rFonts w:hint="eastAsia"/>
          <w:sz w:val="20"/>
        </w:rPr>
        <w:t>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EB364A" w:rsidRPr="00501933" w:rsidRDefault="00EB364A" w:rsidP="00B23596">
            <w:pPr>
              <w:ind w:firstLine="360"/>
              <w:rPr>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占用带宽</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bandWidth</w:t>
            </w:r>
          </w:p>
        </w:tc>
        <w:tc>
          <w:tcPr>
            <w:tcW w:w="1591" w:type="dxa"/>
          </w:tcPr>
          <w:p w:rsidR="00EB364A"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EB364A"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调制方式</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modulate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hint="eastAsia"/>
                <w:sz w:val="18"/>
                <w:szCs w:val="18"/>
              </w:rPr>
              <w:t>CHAR(12)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经度</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Longitude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纬度</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L</w:t>
            </w:r>
            <w:r w:rsidRPr="00B34DBA">
              <w:rPr>
                <w:rFonts w:asciiTheme="minorEastAsia" w:hAnsiTheme="minorEastAsia" w:hint="eastAsia"/>
                <w:sz w:val="18"/>
                <w:szCs w:val="18"/>
              </w:rPr>
              <w:t>atitude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B34DBA"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监测时间</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monitorTime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业务类型</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businessType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12</w:t>
            </w:r>
            <w:r w:rsidRPr="00501933">
              <w:rPr>
                <w:rFonts w:asciiTheme="minorEastAsia" w:hAnsiTheme="minorEastAsia" w:hint="eastAsia"/>
                <w:sz w:val="18"/>
                <w:szCs w:val="18"/>
              </w:rPr>
              <w:t>)</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发射时段</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launchTime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hint="eastAsia"/>
                <w:sz w:val="18"/>
                <w:szCs w:val="18"/>
              </w:rPr>
              <w:t>CHAR(48)</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场强最大值</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levels</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测试次数</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testNumber</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Default="00EB364A" w:rsidP="00B23596">
            <w:pPr>
              <w:ind w:firstLine="360"/>
              <w:rPr>
                <w:rFonts w:ascii="宋体" w:hAnsi="宋体" w:cs="宋体"/>
                <w:color w:val="000000"/>
                <w:kern w:val="0"/>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占用度</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occupancy</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统计门限</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threshold</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示向度</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direction</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B34DBA"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等级</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grade</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CHAR(12)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背景噪声</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noise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以往对比</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compared</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12</w:t>
            </w:r>
            <w:r w:rsidRPr="006E7464">
              <w:rPr>
                <w:rFonts w:asciiTheme="minorEastAsia" w:hAnsiTheme="minorEastAsia" w:hint="eastAsia"/>
                <w:sz w:val="18"/>
                <w:szCs w:val="18"/>
              </w:rPr>
              <w:t>)</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备注</w:t>
            </w:r>
          </w:p>
        </w:tc>
        <w:tc>
          <w:tcPr>
            <w:tcW w:w="1707" w:type="dxa"/>
          </w:tcPr>
          <w:p w:rsidR="00EB364A" w:rsidRPr="00B34DBA" w:rsidRDefault="00EB364A" w:rsidP="00B23596">
            <w:pPr>
              <w:ind w:firstLine="360"/>
              <w:rPr>
                <w:rFonts w:asciiTheme="minorEastAsia" w:hAnsiTheme="minorEastAsia"/>
                <w:sz w:val="18"/>
                <w:szCs w:val="18"/>
              </w:rPr>
            </w:pPr>
            <w:r w:rsidRPr="00B34DBA">
              <w:rPr>
                <w:rFonts w:asciiTheme="minorEastAsia" w:hAnsiTheme="minorEastAsia"/>
                <w:sz w:val="18"/>
                <w:szCs w:val="18"/>
              </w:rPr>
              <w:t>comments</w:t>
            </w:r>
          </w:p>
        </w:tc>
        <w:tc>
          <w:tcPr>
            <w:tcW w:w="1591" w:type="dxa"/>
          </w:tcPr>
          <w:p w:rsidR="00EB364A" w:rsidRPr="006E7464" w:rsidRDefault="00EB364A" w:rsidP="00C8374F">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城市</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ity</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监测人</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监测地</w:t>
            </w:r>
          </w:p>
        </w:tc>
        <w:tc>
          <w:tcPr>
            <w:tcW w:w="170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原始数据</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O</w:t>
            </w:r>
            <w:r>
              <w:rPr>
                <w:rFonts w:asciiTheme="minorEastAsia" w:hAnsiTheme="minorEastAsia" w:hint="eastAsia"/>
                <w:sz w:val="18"/>
                <w:szCs w:val="18"/>
              </w:rPr>
              <w:t>riginal</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中频图</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reqgrap</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widowControl/>
              <w:ind w:firstLine="360"/>
              <w:jc w:val="left"/>
              <w:rPr>
                <w:rFonts w:ascii="宋体" w:hAnsi="宋体" w:cs="宋体"/>
                <w:color w:val="000000"/>
                <w:kern w:val="0"/>
                <w:sz w:val="18"/>
                <w:szCs w:val="18"/>
              </w:rPr>
            </w:pPr>
            <w:proofErr w:type="gramStart"/>
            <w:r>
              <w:rPr>
                <w:rFonts w:ascii="宋体" w:hAnsi="宋体" w:cs="宋体" w:hint="eastAsia"/>
                <w:color w:val="000000"/>
                <w:kern w:val="0"/>
                <w:sz w:val="18"/>
                <w:szCs w:val="18"/>
              </w:rPr>
              <w:t>示向图</w:t>
            </w:r>
            <w:proofErr w:type="gramEnd"/>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iregrap</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定位图</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locagrap</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rPr>
          <w:rStyle w:val="aa"/>
        </w:rPr>
      </w:pPr>
    </w:p>
    <w:p w:rsidR="00EB364A" w:rsidRDefault="00EB364A" w:rsidP="007D6A36">
      <w:pPr>
        <w:pStyle w:val="5"/>
      </w:pPr>
      <w:r>
        <w:rPr>
          <w:rStyle w:val="aa"/>
          <w:rFonts w:hint="eastAsia"/>
        </w:rPr>
        <w:t>图形数据</w:t>
      </w:r>
      <w:r w:rsidRPr="001D4348">
        <w:rPr>
          <w:rStyle w:val="aa"/>
          <w:rFonts w:hint="eastAsia"/>
        </w:rPr>
        <w:t>表</w:t>
      </w:r>
      <w:r>
        <w:rPr>
          <w:rStyle w:val="aa"/>
          <w:rFonts w:hint="eastAsia"/>
        </w:rPr>
        <w:t>EMC</w:t>
      </w:r>
      <w:r>
        <w:rPr>
          <w:rFonts w:hint="eastAsia"/>
        </w:rPr>
        <w:t>DPCX</w:t>
      </w:r>
      <w:r>
        <w:rPr>
          <w:rStyle w:val="aa"/>
          <w:rFonts w:hint="eastAsia"/>
        </w:rPr>
        <w:t>Graphic</w:t>
      </w:r>
    </w:p>
    <w:p w:rsidR="00EB364A" w:rsidRPr="00DB39EE"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图形类型</w:t>
      </w:r>
      <w:r>
        <w:rPr>
          <w:rFonts w:hint="eastAsia"/>
          <w:sz w:val="20"/>
        </w:rPr>
        <w:t>-</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lastRenderedPageBreak/>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C8374F">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EB364A" w:rsidRPr="00501933" w:rsidRDefault="00EB364A"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ind w:firstLine="360"/>
              <w:rPr>
                <w:sz w:val="18"/>
              </w:rPr>
            </w:pPr>
          </w:p>
        </w:tc>
        <w:tc>
          <w:tcPr>
            <w:tcW w:w="1273" w:type="dxa"/>
          </w:tcPr>
          <w:p w:rsidR="00EB364A" w:rsidRDefault="00EB364A" w:rsidP="00B23596">
            <w:pPr>
              <w:ind w:firstLine="360"/>
              <w:rPr>
                <w:sz w:val="18"/>
              </w:rPr>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C8374F">
            <w:pPr>
              <w:rPr>
                <w:rFonts w:asciiTheme="minorEastAsia" w:hAnsiTheme="minorEastAsia"/>
                <w:sz w:val="18"/>
                <w:szCs w:val="18"/>
              </w:rPr>
            </w:pPr>
            <w:r>
              <w:rPr>
                <w:rFonts w:asciiTheme="minorEastAsia" w:hAnsiTheme="minorEastAsia" w:hint="eastAsia"/>
                <w:sz w:val="18"/>
                <w:szCs w:val="18"/>
              </w:rPr>
              <w:t>NUMBER(12,2)</w:t>
            </w:r>
          </w:p>
        </w:tc>
        <w:tc>
          <w:tcPr>
            <w:tcW w:w="1190"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C8374F">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C8374F">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Default="00EB364A" w:rsidP="00B23596">
      <w:pPr>
        <w:ind w:firstLine="420"/>
      </w:pPr>
    </w:p>
    <w:p w:rsidR="00EB364A" w:rsidRDefault="00EB364A" w:rsidP="007D6A36">
      <w:pPr>
        <w:pStyle w:val="5"/>
      </w:pPr>
      <w:r>
        <w:rPr>
          <w:rStyle w:val="aa"/>
          <w:rFonts w:hint="eastAsia"/>
        </w:rPr>
        <w:t>音频数据</w:t>
      </w:r>
      <w:r w:rsidRPr="001D4348">
        <w:rPr>
          <w:rStyle w:val="aa"/>
          <w:rFonts w:hint="eastAsia"/>
        </w:rPr>
        <w:t>表</w:t>
      </w:r>
      <w:r>
        <w:rPr>
          <w:rStyle w:val="aa"/>
          <w:rFonts w:hint="eastAsia"/>
        </w:rPr>
        <w:t>EMC</w:t>
      </w:r>
      <w:r>
        <w:rPr>
          <w:rFonts w:hint="eastAsia"/>
        </w:rPr>
        <w:t>DPCX</w:t>
      </w:r>
      <w:r>
        <w:rPr>
          <w:rStyle w:val="aa"/>
          <w:rFonts w:hint="eastAsia"/>
        </w:rPr>
        <w:t>Audio</w:t>
      </w:r>
    </w:p>
    <w:p w:rsidR="00EB364A" w:rsidRPr="00DB39EE"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837"/>
        <w:gridCol w:w="944"/>
        <w:gridCol w:w="1273"/>
        <w:gridCol w:w="1235"/>
      </w:tblGrid>
      <w:tr w:rsidR="00EB364A" w:rsidRPr="00943B25" w:rsidTr="00C8374F">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837" w:type="dxa"/>
          </w:tcPr>
          <w:p w:rsidR="00EB364A" w:rsidRPr="001B36E4" w:rsidRDefault="00EB364A" w:rsidP="00B23596">
            <w:pPr>
              <w:ind w:firstLine="361"/>
              <w:jc w:val="center"/>
              <w:rPr>
                <w:b/>
                <w:sz w:val="18"/>
              </w:rPr>
            </w:pPr>
            <w:r w:rsidRPr="001B36E4">
              <w:rPr>
                <w:rFonts w:hint="eastAsia"/>
                <w:b/>
                <w:sz w:val="18"/>
              </w:rPr>
              <w:t>类型</w:t>
            </w:r>
          </w:p>
        </w:tc>
        <w:tc>
          <w:tcPr>
            <w:tcW w:w="944" w:type="dxa"/>
          </w:tcPr>
          <w:p w:rsidR="00EB364A" w:rsidRPr="001B36E4" w:rsidRDefault="00EB364A" w:rsidP="00C8374F">
            <w:pPr>
              <w:rPr>
                <w:b/>
                <w:sz w:val="18"/>
              </w:rPr>
            </w:pPr>
            <w:r>
              <w:rPr>
                <w:rFonts w:hint="eastAsia"/>
                <w:b/>
                <w:sz w:val="18"/>
              </w:rPr>
              <w:t>关键字</w:t>
            </w:r>
          </w:p>
        </w:tc>
        <w:tc>
          <w:tcPr>
            <w:tcW w:w="1273" w:type="dxa"/>
          </w:tcPr>
          <w:p w:rsidR="00EB364A" w:rsidRPr="001B36E4" w:rsidRDefault="00EB364A" w:rsidP="00B23596">
            <w:pPr>
              <w:ind w:firstLine="361"/>
              <w:jc w:val="center"/>
              <w:rPr>
                <w:b/>
                <w:sz w:val="18"/>
              </w:rPr>
            </w:pPr>
            <w:r w:rsidRPr="001B36E4">
              <w:rPr>
                <w:rFonts w:hint="eastAsia"/>
                <w:b/>
                <w:sz w:val="18"/>
              </w:rPr>
              <w:t>是否空</w:t>
            </w:r>
          </w:p>
        </w:tc>
        <w:tc>
          <w:tcPr>
            <w:tcW w:w="1235"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C8374F">
        <w:tc>
          <w:tcPr>
            <w:tcW w:w="1526" w:type="dxa"/>
          </w:tcPr>
          <w:p w:rsidR="00EB364A" w:rsidRPr="00501933" w:rsidRDefault="00EB364A" w:rsidP="00C8374F">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83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944" w:type="dxa"/>
          </w:tcPr>
          <w:p w:rsidR="00EB364A" w:rsidRPr="00501933" w:rsidRDefault="00EB364A" w:rsidP="00B23596">
            <w:pPr>
              <w:ind w:firstLine="360"/>
              <w:rPr>
                <w:sz w:val="18"/>
              </w:rPr>
            </w:pPr>
            <w:r>
              <w:rPr>
                <w:rFonts w:hint="eastAsia"/>
                <w:sz w:val="18"/>
              </w:rPr>
              <w:t>Y</w:t>
            </w:r>
          </w:p>
        </w:tc>
        <w:tc>
          <w:tcPr>
            <w:tcW w:w="1273" w:type="dxa"/>
          </w:tcPr>
          <w:p w:rsidR="00EB364A" w:rsidRPr="00501933" w:rsidRDefault="00EB364A" w:rsidP="00B23596">
            <w:pPr>
              <w:ind w:firstLine="360"/>
              <w:rPr>
                <w:sz w:val="18"/>
              </w:rPr>
            </w:pPr>
            <w:r>
              <w:rPr>
                <w:rFonts w:hint="eastAsia"/>
                <w:sz w:val="18"/>
              </w:rPr>
              <w:t>N</w:t>
            </w:r>
          </w:p>
        </w:tc>
        <w:tc>
          <w:tcPr>
            <w:tcW w:w="1235"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83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944"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83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944"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837" w:type="dxa"/>
          </w:tcPr>
          <w:p w:rsidR="00EB364A" w:rsidRPr="00501933" w:rsidRDefault="00EB364A" w:rsidP="00B23596">
            <w:pPr>
              <w:ind w:firstLine="360"/>
              <w:rPr>
                <w:rFonts w:asciiTheme="minorEastAsia" w:hAnsiTheme="minorEastAsia"/>
                <w:sz w:val="18"/>
                <w:szCs w:val="18"/>
              </w:rPr>
            </w:pPr>
            <w:r>
              <w:rPr>
                <w:rFonts w:asciiTheme="minorEastAsia" w:hAnsiTheme="minorEastAsia" w:hint="eastAsia"/>
                <w:sz w:val="18"/>
                <w:szCs w:val="18"/>
              </w:rPr>
              <w:t>NUMBER(12,2)</w:t>
            </w:r>
          </w:p>
        </w:tc>
        <w:tc>
          <w:tcPr>
            <w:tcW w:w="944" w:type="dxa"/>
          </w:tcPr>
          <w:p w:rsidR="00EB364A" w:rsidRPr="00501933" w:rsidRDefault="00EB364A" w:rsidP="00B23596">
            <w:pPr>
              <w:ind w:firstLine="360"/>
              <w:rPr>
                <w:sz w:val="18"/>
              </w:rPr>
            </w:pPr>
          </w:p>
        </w:tc>
        <w:tc>
          <w:tcPr>
            <w:tcW w:w="1273" w:type="dxa"/>
          </w:tcPr>
          <w:p w:rsidR="00EB364A" w:rsidRPr="00501933" w:rsidRDefault="00EB364A" w:rsidP="00B23596">
            <w:pPr>
              <w:ind w:firstLine="420"/>
            </w:pPr>
          </w:p>
        </w:tc>
        <w:tc>
          <w:tcPr>
            <w:tcW w:w="1235"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837"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944"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83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944"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83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944" w:type="dxa"/>
          </w:tcPr>
          <w:p w:rsidR="00EB364A" w:rsidRPr="00550D50" w:rsidRDefault="00EB364A" w:rsidP="00B23596">
            <w:pPr>
              <w:ind w:firstLine="360"/>
              <w:rPr>
                <w:rFonts w:ascii="宋体" w:hAnsi="宋体" w:cs="宋体"/>
                <w:color w:val="000000"/>
                <w:kern w:val="0"/>
                <w:sz w:val="18"/>
              </w:rPr>
            </w:pPr>
          </w:p>
        </w:tc>
        <w:tc>
          <w:tcPr>
            <w:tcW w:w="1273" w:type="dxa"/>
          </w:tcPr>
          <w:p w:rsidR="00EB364A" w:rsidRPr="00943B25" w:rsidRDefault="00EB364A" w:rsidP="00B23596">
            <w:pPr>
              <w:ind w:firstLine="360"/>
              <w:rPr>
                <w:rFonts w:ascii="宋体" w:hAnsi="宋体" w:cs="宋体"/>
                <w:color w:val="000000"/>
                <w:kern w:val="0"/>
                <w:sz w:val="18"/>
              </w:rPr>
            </w:pPr>
          </w:p>
        </w:tc>
        <w:tc>
          <w:tcPr>
            <w:tcW w:w="1235"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C8374F">
            <w:pPr>
              <w:rPr>
                <w:rFonts w:asciiTheme="minorEastAsia" w:hAnsiTheme="minorEastAsia"/>
                <w:sz w:val="18"/>
                <w:szCs w:val="18"/>
              </w:rPr>
            </w:pPr>
            <w:r w:rsidRPr="00666544">
              <w:rPr>
                <w:rFonts w:asciiTheme="minorEastAsia" w:hAnsiTheme="minorEastAsia"/>
                <w:sz w:val="18"/>
                <w:szCs w:val="18"/>
              </w:rPr>
              <w:t>monitorlocation</w:t>
            </w:r>
          </w:p>
        </w:tc>
        <w:tc>
          <w:tcPr>
            <w:tcW w:w="183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ind w:firstLine="420"/>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83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Varchar2(255)</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83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837"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94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C8374F">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837"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94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C8374F">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83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83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83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944"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Pr="00C10090" w:rsidRDefault="00EB364A" w:rsidP="007D6A36">
      <w:pPr>
        <w:pStyle w:val="5"/>
      </w:pPr>
      <w:r>
        <w:rPr>
          <w:rStyle w:val="aa"/>
          <w:rFonts w:hint="eastAsia"/>
        </w:rPr>
        <w:lastRenderedPageBreak/>
        <w:t>视频数据</w:t>
      </w:r>
      <w:r w:rsidRPr="001D4348">
        <w:rPr>
          <w:rStyle w:val="aa"/>
          <w:rFonts w:hint="eastAsia"/>
        </w:rPr>
        <w:t>表</w:t>
      </w:r>
      <w:r>
        <w:rPr>
          <w:rStyle w:val="aa"/>
          <w:rFonts w:hint="eastAsia"/>
        </w:rPr>
        <w:t>EMC</w:t>
      </w:r>
      <w:r>
        <w:rPr>
          <w:rFonts w:hint="eastAsia"/>
        </w:rPr>
        <w:t>DPCX</w:t>
      </w:r>
      <w:r>
        <w:rPr>
          <w:rStyle w:val="aa"/>
          <w:rFonts w:hint="eastAsia"/>
        </w:rPr>
        <w:t>Video</w:t>
      </w:r>
    </w:p>
    <w:p w:rsidR="00EB364A" w:rsidRPr="00DB39EE" w:rsidRDefault="00EB364A"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695"/>
        <w:gridCol w:w="1086"/>
        <w:gridCol w:w="1324"/>
        <w:gridCol w:w="1184"/>
      </w:tblGrid>
      <w:tr w:rsidR="00EB364A" w:rsidRPr="00943B25" w:rsidTr="00C8374F">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695" w:type="dxa"/>
          </w:tcPr>
          <w:p w:rsidR="00EB364A" w:rsidRPr="001B36E4" w:rsidRDefault="00EB364A" w:rsidP="00B23596">
            <w:pPr>
              <w:ind w:firstLine="361"/>
              <w:jc w:val="center"/>
              <w:rPr>
                <w:b/>
                <w:sz w:val="18"/>
              </w:rPr>
            </w:pPr>
            <w:r w:rsidRPr="001B36E4">
              <w:rPr>
                <w:rFonts w:hint="eastAsia"/>
                <w:b/>
                <w:sz w:val="18"/>
              </w:rPr>
              <w:t>类型</w:t>
            </w:r>
          </w:p>
        </w:tc>
        <w:tc>
          <w:tcPr>
            <w:tcW w:w="1086" w:type="dxa"/>
          </w:tcPr>
          <w:p w:rsidR="00EB364A" w:rsidRPr="001B36E4" w:rsidRDefault="00EB364A" w:rsidP="00C8374F">
            <w:pPr>
              <w:rPr>
                <w:b/>
                <w:sz w:val="18"/>
              </w:rPr>
            </w:pPr>
            <w:r>
              <w:rPr>
                <w:rFonts w:hint="eastAsia"/>
                <w:b/>
                <w:sz w:val="18"/>
              </w:rPr>
              <w:t>关键字</w:t>
            </w:r>
          </w:p>
        </w:tc>
        <w:tc>
          <w:tcPr>
            <w:tcW w:w="1324" w:type="dxa"/>
          </w:tcPr>
          <w:p w:rsidR="00EB364A" w:rsidRPr="001B36E4" w:rsidRDefault="00EB364A" w:rsidP="00B23596">
            <w:pPr>
              <w:ind w:firstLine="361"/>
              <w:jc w:val="center"/>
              <w:rPr>
                <w:b/>
                <w:sz w:val="18"/>
              </w:rPr>
            </w:pPr>
            <w:r w:rsidRPr="001B36E4">
              <w:rPr>
                <w:rFonts w:hint="eastAsia"/>
                <w:b/>
                <w:sz w:val="18"/>
              </w:rPr>
              <w:t>是否空</w:t>
            </w:r>
          </w:p>
        </w:tc>
        <w:tc>
          <w:tcPr>
            <w:tcW w:w="1184"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C8374F">
        <w:tc>
          <w:tcPr>
            <w:tcW w:w="1526" w:type="dxa"/>
          </w:tcPr>
          <w:p w:rsidR="00EB364A" w:rsidRPr="00501933" w:rsidRDefault="00EB364A" w:rsidP="00C8374F">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695"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086" w:type="dxa"/>
          </w:tcPr>
          <w:p w:rsidR="00EB364A" w:rsidRPr="00501933" w:rsidRDefault="00EB364A" w:rsidP="00B23596">
            <w:pPr>
              <w:ind w:firstLine="360"/>
              <w:rPr>
                <w:sz w:val="18"/>
              </w:rPr>
            </w:pPr>
            <w:r>
              <w:rPr>
                <w:rFonts w:hint="eastAsia"/>
                <w:sz w:val="18"/>
              </w:rPr>
              <w:t>Y</w:t>
            </w:r>
          </w:p>
        </w:tc>
        <w:tc>
          <w:tcPr>
            <w:tcW w:w="1324" w:type="dxa"/>
          </w:tcPr>
          <w:p w:rsidR="00EB364A" w:rsidRPr="00501933" w:rsidRDefault="00EB364A" w:rsidP="00B23596">
            <w:pPr>
              <w:ind w:firstLine="360"/>
              <w:rPr>
                <w:sz w:val="18"/>
              </w:rPr>
            </w:pPr>
            <w:r>
              <w:rPr>
                <w:rFonts w:hint="eastAsia"/>
                <w:sz w:val="18"/>
              </w:rPr>
              <w:t>N</w:t>
            </w: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695"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086"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C8374F">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695"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086"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695" w:type="dxa"/>
          </w:tcPr>
          <w:p w:rsidR="00EB364A" w:rsidRPr="00501933"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086"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EB364A" w:rsidRPr="00501933" w:rsidRDefault="00EB364A" w:rsidP="00C8374F">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69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086"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EB364A" w:rsidRPr="00501933" w:rsidRDefault="00EB364A" w:rsidP="00C8374F">
            <w:pPr>
              <w:rPr>
                <w:rFonts w:asciiTheme="minorEastAsia" w:hAnsiTheme="minorEastAsia"/>
                <w:sz w:val="18"/>
                <w:szCs w:val="18"/>
              </w:rPr>
            </w:pPr>
            <w:r>
              <w:rPr>
                <w:rFonts w:asciiTheme="minorEastAsia" w:hAnsiTheme="minorEastAsia" w:hint="eastAsia"/>
                <w:sz w:val="18"/>
                <w:szCs w:val="18"/>
              </w:rPr>
              <w:t>EndFrequence</w:t>
            </w:r>
          </w:p>
        </w:tc>
        <w:tc>
          <w:tcPr>
            <w:tcW w:w="169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086" w:type="dxa"/>
          </w:tcPr>
          <w:p w:rsidR="00EB364A" w:rsidRDefault="00EB364A" w:rsidP="00B23596">
            <w:pPr>
              <w:ind w:firstLine="360"/>
              <w:rPr>
                <w:sz w:val="18"/>
              </w:rPr>
            </w:pPr>
          </w:p>
        </w:tc>
        <w:tc>
          <w:tcPr>
            <w:tcW w:w="1324" w:type="dxa"/>
          </w:tcPr>
          <w:p w:rsidR="00EB364A" w:rsidRDefault="00EB364A" w:rsidP="00B23596">
            <w:pPr>
              <w:ind w:firstLine="360"/>
              <w:rPr>
                <w:sz w:val="18"/>
              </w:rPr>
            </w:pPr>
          </w:p>
        </w:tc>
        <w:tc>
          <w:tcPr>
            <w:tcW w:w="1184" w:type="dxa"/>
          </w:tcPr>
          <w:p w:rsidR="00EB364A" w:rsidRPr="00501933" w:rsidRDefault="00EB364A" w:rsidP="00B23596">
            <w:pPr>
              <w:ind w:firstLine="360"/>
              <w:rPr>
                <w:sz w:val="18"/>
              </w:rPr>
            </w:pPr>
          </w:p>
        </w:tc>
      </w:tr>
      <w:tr w:rsidR="00EB364A" w:rsidRPr="00943B25" w:rsidTr="00C8374F">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69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086"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69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086"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69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086"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C8374F">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C8374F">
            <w:pPr>
              <w:rPr>
                <w:rFonts w:asciiTheme="minorEastAsia" w:hAnsiTheme="minorEastAsia"/>
                <w:sz w:val="18"/>
                <w:szCs w:val="18"/>
              </w:rPr>
            </w:pPr>
            <w:r w:rsidRPr="00666544">
              <w:rPr>
                <w:rFonts w:asciiTheme="minorEastAsia" w:hAnsiTheme="minorEastAsia"/>
                <w:sz w:val="18"/>
                <w:szCs w:val="18"/>
              </w:rPr>
              <w:t>monitorlocation</w:t>
            </w:r>
          </w:p>
        </w:tc>
        <w:tc>
          <w:tcPr>
            <w:tcW w:w="169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695" w:type="dxa"/>
          </w:tcPr>
          <w:p w:rsidR="00EB364A" w:rsidRPr="006E7464" w:rsidRDefault="00EB364A" w:rsidP="00C8374F">
            <w:pPr>
              <w:rPr>
                <w:rFonts w:asciiTheme="minorEastAsia" w:hAnsiTheme="minorEastAsia"/>
                <w:sz w:val="18"/>
                <w:szCs w:val="18"/>
              </w:rPr>
            </w:pPr>
            <w:r>
              <w:rPr>
                <w:rFonts w:asciiTheme="minorEastAsia" w:hAnsiTheme="minorEastAsia" w:hint="eastAsia"/>
                <w:sz w:val="18"/>
                <w:szCs w:val="18"/>
              </w:rPr>
              <w:t>Varchar2(255)</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69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69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08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C8374F">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69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08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C8374F">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69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69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C8374F">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69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086"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Pr="00873513" w:rsidRDefault="00EB364A" w:rsidP="00B23596">
      <w:pPr>
        <w:ind w:firstLine="420"/>
      </w:pPr>
    </w:p>
    <w:p w:rsidR="00EB364A" w:rsidRPr="007D6A36" w:rsidRDefault="00EB364A" w:rsidP="007D6A36">
      <w:pPr>
        <w:pStyle w:val="4"/>
      </w:pPr>
      <w:r w:rsidRPr="007D6A36">
        <w:rPr>
          <w:rFonts w:hint="eastAsia"/>
        </w:rPr>
        <w:t>联合定位数据</w:t>
      </w:r>
    </w:p>
    <w:p w:rsidR="00EB364A" w:rsidRDefault="00EB364A" w:rsidP="007D6A36">
      <w:pPr>
        <w:pStyle w:val="5"/>
      </w:pPr>
      <w:r w:rsidRPr="001D4348">
        <w:rPr>
          <w:rStyle w:val="aa"/>
          <w:rFonts w:hint="eastAsia"/>
        </w:rPr>
        <w:t>索引表</w:t>
      </w:r>
      <w:r>
        <w:rPr>
          <w:rFonts w:hint="eastAsia"/>
        </w:rPr>
        <w:t>EMCLHDW</w:t>
      </w:r>
    </w:p>
    <w:p w:rsidR="00EB364A" w:rsidRPr="00EA62C1" w:rsidRDefault="00EB364A"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1-</w:t>
      </w:r>
      <w:r>
        <w:rPr>
          <w:rFonts w:hint="eastAsia"/>
          <w:sz w:val="20"/>
        </w:rPr>
        <w:t>经度</w:t>
      </w:r>
      <w:r>
        <w:rPr>
          <w:rFonts w:hint="eastAsia"/>
          <w:sz w:val="20"/>
        </w:rPr>
        <w:t>1-</w:t>
      </w:r>
      <w:r>
        <w:rPr>
          <w:rFonts w:hint="eastAsia"/>
          <w:sz w:val="20"/>
        </w:rPr>
        <w:t>纬度</w:t>
      </w:r>
      <w:r>
        <w:rPr>
          <w:rFonts w:hint="eastAsia"/>
          <w:sz w:val="20"/>
        </w:rPr>
        <w:t>1-</w:t>
      </w:r>
      <w:r>
        <w:rPr>
          <w:rFonts w:hint="eastAsia"/>
          <w:sz w:val="20"/>
        </w:rPr>
        <w:t>上传时间。</w:t>
      </w:r>
    </w:p>
    <w:tbl>
      <w:tblPr>
        <w:tblStyle w:val="a5"/>
        <w:tblW w:w="8332" w:type="dxa"/>
        <w:tblLayout w:type="fixed"/>
        <w:tblLook w:val="04A0" w:firstRow="1" w:lastRow="0" w:firstColumn="1" w:lastColumn="0" w:noHBand="0" w:noVBand="1"/>
      </w:tblPr>
      <w:tblGrid>
        <w:gridCol w:w="1384"/>
        <w:gridCol w:w="1985"/>
        <w:gridCol w:w="1417"/>
        <w:gridCol w:w="851"/>
        <w:gridCol w:w="708"/>
        <w:gridCol w:w="1987"/>
      </w:tblGrid>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98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C</w:t>
            </w:r>
            <w:r>
              <w:rPr>
                <w:rFonts w:asciiTheme="minorEastAsia" w:hAnsiTheme="minorEastAsia" w:hint="eastAsia"/>
                <w:sz w:val="18"/>
                <w:szCs w:val="18"/>
              </w:rPr>
              <w:t>har</w:t>
            </w:r>
            <w:r w:rsidRPr="006E7464">
              <w:rPr>
                <w:rFonts w:asciiTheme="minorEastAsia" w:hAnsiTheme="minorEastAsia" w:hint="eastAsia"/>
                <w:sz w:val="18"/>
                <w:szCs w:val="18"/>
              </w:rPr>
              <w:t>(</w:t>
            </w:r>
            <w:r>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B23596">
            <w:pPr>
              <w:widowControl/>
              <w:ind w:firstLine="400"/>
              <w:jc w:val="left"/>
              <w:rPr>
                <w:rFonts w:ascii="宋体" w:hAnsi="宋体" w:cs="宋体"/>
                <w:color w:val="000000"/>
                <w:kern w:val="0"/>
                <w:sz w:val="18"/>
                <w:szCs w:val="18"/>
              </w:rPr>
            </w:pPr>
            <w:r w:rsidRPr="001A49E2">
              <w:rPr>
                <w:rFonts w:ascii="宋体" w:hAnsi="宋体" w:cs="宋体" w:hint="eastAsia"/>
                <w:kern w:val="0"/>
                <w:sz w:val="20"/>
              </w:rPr>
              <w:t>监测站1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S</w:t>
            </w:r>
            <w:r w:rsidRPr="001A49E2">
              <w:rPr>
                <w:rFonts w:asciiTheme="minorEastAsia" w:hAnsiTheme="minorEastAsia" w:hint="eastAsia"/>
                <w:sz w:val="18"/>
                <w:szCs w:val="18"/>
              </w:rPr>
              <w:t>tation1</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C8374F">
            <w:pPr>
              <w:widowControl/>
              <w:jc w:val="left"/>
              <w:rPr>
                <w:rFonts w:ascii="宋体" w:hAnsi="宋体" w:cs="宋体"/>
                <w:color w:val="000000"/>
                <w:kern w:val="0"/>
                <w:sz w:val="18"/>
                <w:szCs w:val="18"/>
              </w:rPr>
            </w:pPr>
            <w:r w:rsidRPr="001A49E2">
              <w:rPr>
                <w:rFonts w:ascii="宋体" w:hAnsi="宋体" w:cs="宋体" w:hint="eastAsia"/>
                <w:kern w:val="0"/>
                <w:sz w:val="20"/>
              </w:rPr>
              <w:t>测向带宽</w:t>
            </w:r>
            <w:r>
              <w:rPr>
                <w:rFonts w:ascii="宋体" w:hAnsi="宋体" w:cs="宋体" w:hint="eastAsia"/>
                <w:kern w:val="0"/>
                <w:sz w:val="20"/>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B</w:t>
            </w:r>
            <w:r w:rsidRPr="001A49E2">
              <w:rPr>
                <w:rFonts w:asciiTheme="minorEastAsia" w:hAnsiTheme="minorEastAsia" w:hint="eastAsia"/>
                <w:sz w:val="18"/>
                <w:szCs w:val="18"/>
              </w:rPr>
              <w:t>andwidth</w:t>
            </w:r>
            <w:r>
              <w:rPr>
                <w:rFonts w:asciiTheme="minorEastAsia" w:hAnsiTheme="minorEastAsia" w:hint="eastAsia"/>
                <w:sz w:val="18"/>
                <w:szCs w:val="18"/>
              </w:rPr>
              <w:t>1</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C8374F">
            <w:pPr>
              <w:widowControl/>
              <w:jc w:val="left"/>
              <w:rPr>
                <w:rFonts w:ascii="宋体" w:hAnsi="宋体" w:cs="宋体"/>
                <w:color w:val="000000"/>
                <w:kern w:val="0"/>
                <w:sz w:val="18"/>
                <w:szCs w:val="18"/>
              </w:rPr>
            </w:pPr>
            <w:r w:rsidRPr="001A49E2">
              <w:rPr>
                <w:rFonts w:ascii="宋体" w:hAnsi="宋体" w:cs="宋体" w:hint="eastAsia"/>
                <w:kern w:val="0"/>
                <w:sz w:val="20"/>
              </w:rPr>
              <w:t>音频带宽</w:t>
            </w:r>
            <w:r>
              <w:rPr>
                <w:rFonts w:ascii="宋体" w:hAnsi="宋体" w:cs="宋体" w:hint="eastAsia"/>
                <w:kern w:val="0"/>
                <w:sz w:val="20"/>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hint="eastAsia"/>
                <w:sz w:val="18"/>
                <w:szCs w:val="18"/>
              </w:rPr>
              <w:t>RadioWidth</w:t>
            </w:r>
            <w:r>
              <w:rPr>
                <w:rFonts w:asciiTheme="minorEastAsia" w:hAnsiTheme="minorEastAsia" w:hint="eastAsia"/>
                <w:sz w:val="18"/>
                <w:szCs w:val="18"/>
              </w:rPr>
              <w:t>1</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B23596">
            <w:pPr>
              <w:widowControl/>
              <w:ind w:firstLine="400"/>
              <w:jc w:val="left"/>
              <w:rPr>
                <w:rFonts w:ascii="宋体" w:hAnsi="宋体" w:cs="宋体"/>
                <w:strike/>
                <w:color w:val="000000"/>
                <w:kern w:val="0"/>
                <w:sz w:val="18"/>
                <w:szCs w:val="18"/>
              </w:rPr>
            </w:pPr>
            <w:r w:rsidRPr="001A49E2">
              <w:rPr>
                <w:rFonts w:ascii="宋体" w:hAnsi="宋体" w:cs="宋体" w:hint="eastAsia"/>
                <w:kern w:val="0"/>
                <w:sz w:val="20"/>
              </w:rPr>
              <w:t>解调</w:t>
            </w:r>
            <w:r>
              <w:rPr>
                <w:rFonts w:ascii="宋体" w:hAnsi="宋体" w:cs="宋体" w:hint="eastAsia"/>
                <w:kern w:val="0"/>
                <w:sz w:val="20"/>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D</w:t>
            </w:r>
            <w:r w:rsidRPr="001A49E2">
              <w:rPr>
                <w:rFonts w:asciiTheme="minorEastAsia" w:hAnsiTheme="minorEastAsia" w:hint="eastAsia"/>
                <w:sz w:val="18"/>
                <w:szCs w:val="18"/>
              </w:rPr>
              <w:t>ecode</w:t>
            </w:r>
            <w:r>
              <w:rPr>
                <w:rFonts w:asciiTheme="minorEastAsia" w:hAnsiTheme="minorEastAsia" w:hint="eastAsia"/>
                <w:sz w:val="18"/>
                <w:szCs w:val="18"/>
              </w:rPr>
              <w:t>1</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B23596">
            <w:pPr>
              <w:widowControl/>
              <w:ind w:firstLine="400"/>
              <w:jc w:val="left"/>
              <w:rPr>
                <w:rFonts w:ascii="宋体" w:hAnsi="宋体" w:cs="宋体"/>
                <w:color w:val="000000"/>
                <w:kern w:val="0"/>
                <w:sz w:val="18"/>
                <w:szCs w:val="18"/>
              </w:rPr>
            </w:pPr>
            <w:r w:rsidRPr="001A49E2">
              <w:rPr>
                <w:rFonts w:ascii="宋体" w:hAnsi="宋体" w:cs="宋体" w:hint="eastAsia"/>
                <w:kern w:val="0"/>
                <w:sz w:val="20"/>
              </w:rPr>
              <w:t>模式</w:t>
            </w:r>
            <w:r>
              <w:rPr>
                <w:rFonts w:ascii="宋体" w:hAnsi="宋体" w:cs="宋体" w:hint="eastAsia"/>
                <w:kern w:val="0"/>
                <w:sz w:val="20"/>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S</w:t>
            </w:r>
            <w:r w:rsidRPr="001A49E2">
              <w:rPr>
                <w:rFonts w:asciiTheme="minorEastAsia" w:hAnsiTheme="minorEastAsia" w:hint="eastAsia"/>
                <w:sz w:val="18"/>
                <w:szCs w:val="18"/>
              </w:rPr>
              <w:t>chema</w:t>
            </w:r>
            <w:r>
              <w:rPr>
                <w:rFonts w:asciiTheme="minorEastAsia" w:hAnsiTheme="minorEastAsia" w:hint="eastAsia"/>
                <w:sz w:val="18"/>
                <w:szCs w:val="18"/>
              </w:rPr>
              <w:t>1</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C8374F">
            <w:pPr>
              <w:widowControl/>
              <w:jc w:val="left"/>
              <w:rPr>
                <w:rFonts w:ascii="宋体" w:hAnsi="宋体" w:cs="宋体"/>
                <w:color w:val="000000"/>
                <w:kern w:val="0"/>
                <w:sz w:val="18"/>
                <w:szCs w:val="18"/>
              </w:rPr>
            </w:pPr>
            <w:r w:rsidRPr="001A49E2">
              <w:rPr>
                <w:rFonts w:ascii="宋体" w:hAnsi="宋体" w:cs="宋体" w:hint="eastAsia"/>
                <w:color w:val="000000"/>
                <w:kern w:val="0"/>
                <w:sz w:val="18"/>
                <w:szCs w:val="18"/>
              </w:rPr>
              <w:t>中心频率</w:t>
            </w:r>
            <w:r>
              <w:rPr>
                <w:rFonts w:ascii="宋体" w:hAnsi="宋体" w:cs="宋体" w:hint="eastAsia"/>
                <w:color w:val="000000"/>
                <w:kern w:val="0"/>
                <w:sz w:val="18"/>
                <w:szCs w:val="18"/>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Frequenc</w:t>
            </w:r>
            <w:r>
              <w:rPr>
                <w:rFonts w:asciiTheme="minorEastAsia" w:hAnsiTheme="minorEastAsia" w:hint="eastAsia"/>
                <w:sz w:val="18"/>
                <w:szCs w:val="18"/>
              </w:rPr>
              <w:t>e1</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B23596">
            <w:pPr>
              <w:widowControl/>
              <w:ind w:firstLine="360"/>
              <w:jc w:val="left"/>
              <w:rPr>
                <w:rFonts w:ascii="宋体" w:hAnsi="宋体" w:cs="宋体"/>
                <w:color w:val="000000"/>
                <w:kern w:val="0"/>
                <w:sz w:val="18"/>
                <w:szCs w:val="18"/>
              </w:rPr>
            </w:pPr>
            <w:r w:rsidRPr="001A49E2">
              <w:rPr>
                <w:rFonts w:ascii="宋体" w:hAnsi="宋体" w:cs="宋体" w:hint="eastAsia"/>
                <w:color w:val="000000"/>
                <w:kern w:val="0"/>
                <w:sz w:val="18"/>
                <w:szCs w:val="18"/>
              </w:rPr>
              <w:t>经度</w:t>
            </w:r>
            <w:r>
              <w:rPr>
                <w:rFonts w:ascii="宋体" w:hAnsi="宋体" w:cs="宋体" w:hint="eastAsia"/>
                <w:color w:val="000000"/>
                <w:kern w:val="0"/>
                <w:sz w:val="18"/>
                <w:szCs w:val="18"/>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Longitude</w:t>
            </w:r>
            <w:r>
              <w:rPr>
                <w:rFonts w:asciiTheme="minorEastAsia" w:hAnsiTheme="minorEastAsia" w:hint="eastAsia"/>
                <w:sz w:val="18"/>
                <w:szCs w:val="18"/>
              </w:rPr>
              <w:t>1</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A49E2" w:rsidRDefault="00EB364A" w:rsidP="00B23596">
            <w:pPr>
              <w:widowControl/>
              <w:ind w:firstLine="360"/>
              <w:jc w:val="left"/>
              <w:rPr>
                <w:rFonts w:ascii="宋体" w:hAnsi="宋体" w:cs="宋体"/>
                <w:color w:val="000000"/>
                <w:kern w:val="0"/>
                <w:sz w:val="18"/>
                <w:szCs w:val="18"/>
              </w:rPr>
            </w:pPr>
            <w:r w:rsidRPr="001A49E2">
              <w:rPr>
                <w:rFonts w:ascii="宋体" w:hAnsi="宋体" w:cs="宋体" w:hint="eastAsia"/>
                <w:color w:val="000000"/>
                <w:kern w:val="0"/>
                <w:sz w:val="18"/>
                <w:szCs w:val="18"/>
              </w:rPr>
              <w:t>纬度</w:t>
            </w:r>
            <w:r>
              <w:rPr>
                <w:rFonts w:ascii="宋体" w:hAnsi="宋体" w:cs="宋体" w:hint="eastAsia"/>
                <w:color w:val="000000"/>
                <w:kern w:val="0"/>
                <w:sz w:val="18"/>
                <w:szCs w:val="18"/>
              </w:rPr>
              <w:t>1</w:t>
            </w:r>
          </w:p>
        </w:tc>
        <w:tc>
          <w:tcPr>
            <w:tcW w:w="1985" w:type="dxa"/>
          </w:tcPr>
          <w:p w:rsidR="00EB364A" w:rsidRPr="001A49E2" w:rsidRDefault="00EB364A" w:rsidP="00B23596">
            <w:pPr>
              <w:ind w:firstLine="360"/>
              <w:rPr>
                <w:rFonts w:asciiTheme="minorEastAsia" w:hAnsiTheme="minorEastAsia"/>
                <w:sz w:val="18"/>
                <w:szCs w:val="18"/>
              </w:rPr>
            </w:pPr>
            <w:r w:rsidRPr="001A49E2">
              <w:rPr>
                <w:rFonts w:asciiTheme="minorEastAsia" w:hAnsiTheme="minorEastAsia"/>
                <w:sz w:val="18"/>
                <w:szCs w:val="18"/>
              </w:rPr>
              <w:t>L</w:t>
            </w:r>
            <w:r w:rsidRPr="001A49E2">
              <w:rPr>
                <w:rFonts w:asciiTheme="minorEastAsia" w:hAnsiTheme="minorEastAsia" w:hint="eastAsia"/>
                <w:sz w:val="18"/>
                <w:szCs w:val="18"/>
              </w:rPr>
              <w:t>atitude</w:t>
            </w:r>
            <w:r>
              <w:rPr>
                <w:rFonts w:asciiTheme="minorEastAsia" w:hAnsiTheme="minorEastAsia" w:hint="eastAsia"/>
                <w:sz w:val="18"/>
                <w:szCs w:val="18"/>
              </w:rPr>
              <w:t>1</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监测站2</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tation2</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lastRenderedPageBreak/>
              <w:t>测向带宽</w:t>
            </w:r>
            <w:r>
              <w:rPr>
                <w:rFonts w:ascii="宋体" w:hAnsi="宋体" w:cs="宋体" w:hint="eastAsia"/>
                <w:kern w:val="0"/>
                <w:sz w:val="20"/>
              </w:rPr>
              <w:t>2</w:t>
            </w:r>
          </w:p>
        </w:tc>
        <w:tc>
          <w:tcPr>
            <w:tcW w:w="198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andwidth2</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t>音频带宽</w:t>
            </w:r>
            <w:r>
              <w:rPr>
                <w:rFonts w:ascii="宋体" w:hAnsi="宋体" w:cs="宋体" w:hint="eastAsia"/>
                <w:kern w:val="0"/>
                <w:sz w:val="20"/>
              </w:rPr>
              <w:t>2</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RadioWidth2</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r>
              <w:rPr>
                <w:rFonts w:ascii="宋体" w:hAnsi="宋体" w:cs="宋体" w:hint="eastAsia"/>
                <w:kern w:val="0"/>
                <w:sz w:val="20"/>
              </w:rPr>
              <w:t>2</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ecode2</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r>
              <w:rPr>
                <w:rFonts w:ascii="宋体" w:hAnsi="宋体" w:cs="宋体" w:hint="eastAsia"/>
                <w:kern w:val="0"/>
                <w:sz w:val="20"/>
              </w:rPr>
              <w:t>2</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chema2</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Default="00EB364A" w:rsidP="00C8374F">
            <w:pPr>
              <w:widowControl/>
              <w:jc w:val="left"/>
              <w:rPr>
                <w:rFonts w:ascii="宋体" w:hAnsi="宋体" w:cs="宋体"/>
                <w:color w:val="000000"/>
                <w:kern w:val="0"/>
                <w:sz w:val="18"/>
                <w:szCs w:val="18"/>
              </w:rPr>
            </w:pPr>
            <w:r>
              <w:rPr>
                <w:rFonts w:ascii="宋体" w:hAnsi="宋体" w:cs="宋体" w:hint="eastAsia"/>
                <w:color w:val="000000"/>
                <w:kern w:val="0"/>
                <w:sz w:val="18"/>
                <w:szCs w:val="18"/>
              </w:rPr>
              <w:t>中心频率2</w:t>
            </w:r>
          </w:p>
        </w:tc>
        <w:tc>
          <w:tcPr>
            <w:tcW w:w="198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Frequenc</w:t>
            </w:r>
            <w:r>
              <w:rPr>
                <w:rFonts w:asciiTheme="minorEastAsia" w:hAnsiTheme="minorEastAsia" w:hint="eastAsia"/>
                <w:sz w:val="18"/>
                <w:szCs w:val="18"/>
              </w:rPr>
              <w:t>e2</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r>
              <w:rPr>
                <w:rFonts w:ascii="宋体" w:hAnsi="宋体" w:cs="宋体" w:hint="eastAsia"/>
                <w:color w:val="000000"/>
                <w:kern w:val="0"/>
                <w:sz w:val="18"/>
                <w:szCs w:val="18"/>
              </w:rPr>
              <w:t>2</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r>
              <w:rPr>
                <w:rFonts w:asciiTheme="minorEastAsia" w:hAnsiTheme="minorEastAsia" w:hint="eastAsia"/>
                <w:sz w:val="18"/>
                <w:szCs w:val="18"/>
              </w:rPr>
              <w:t>2</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r>
              <w:rPr>
                <w:rFonts w:ascii="宋体" w:hAnsi="宋体" w:cs="宋体" w:hint="eastAsia"/>
                <w:color w:val="000000"/>
                <w:kern w:val="0"/>
                <w:sz w:val="18"/>
                <w:szCs w:val="18"/>
              </w:rPr>
              <w:t>2</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r>
              <w:rPr>
                <w:rFonts w:asciiTheme="minorEastAsia" w:hAnsiTheme="minorEastAsia" w:hint="eastAsia"/>
                <w:sz w:val="18"/>
                <w:szCs w:val="18"/>
              </w:rPr>
              <w:t>2</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监测站3</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tation3</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t>测向带宽</w:t>
            </w:r>
            <w:r>
              <w:rPr>
                <w:rFonts w:ascii="宋体" w:hAnsi="宋体" w:cs="宋体" w:hint="eastAsia"/>
                <w:kern w:val="0"/>
                <w:sz w:val="20"/>
              </w:rPr>
              <w:t>3</w:t>
            </w:r>
          </w:p>
        </w:tc>
        <w:tc>
          <w:tcPr>
            <w:tcW w:w="198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andwidth3</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color w:val="000000"/>
                <w:kern w:val="0"/>
                <w:sz w:val="18"/>
                <w:szCs w:val="18"/>
              </w:rPr>
            </w:pPr>
            <w:r w:rsidRPr="008C7639">
              <w:rPr>
                <w:rFonts w:ascii="宋体" w:hAnsi="宋体" w:cs="宋体" w:hint="eastAsia"/>
                <w:kern w:val="0"/>
                <w:sz w:val="20"/>
              </w:rPr>
              <w:t>音频带宽</w:t>
            </w:r>
            <w:r>
              <w:rPr>
                <w:rFonts w:ascii="宋体" w:hAnsi="宋体" w:cs="宋体" w:hint="eastAsia"/>
                <w:kern w:val="0"/>
                <w:sz w:val="20"/>
              </w:rPr>
              <w:t>3</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RadioWidth3</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r>
              <w:rPr>
                <w:rFonts w:ascii="宋体" w:hAnsi="宋体" w:cs="宋体" w:hint="eastAsia"/>
                <w:kern w:val="0"/>
                <w:sz w:val="20"/>
              </w:rPr>
              <w:t>3</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ecode3</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r>
              <w:rPr>
                <w:rFonts w:ascii="宋体" w:hAnsi="宋体" w:cs="宋体" w:hint="eastAsia"/>
                <w:kern w:val="0"/>
                <w:sz w:val="20"/>
              </w:rPr>
              <w:t>3</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chema3</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Default="00EB364A" w:rsidP="00C8374F">
            <w:pPr>
              <w:widowControl/>
              <w:jc w:val="left"/>
              <w:rPr>
                <w:rFonts w:ascii="宋体" w:hAnsi="宋体" w:cs="宋体"/>
                <w:color w:val="000000"/>
                <w:kern w:val="0"/>
                <w:sz w:val="18"/>
                <w:szCs w:val="18"/>
              </w:rPr>
            </w:pPr>
            <w:r>
              <w:rPr>
                <w:rFonts w:ascii="宋体" w:hAnsi="宋体" w:cs="宋体" w:hint="eastAsia"/>
                <w:color w:val="000000"/>
                <w:kern w:val="0"/>
                <w:sz w:val="18"/>
                <w:szCs w:val="18"/>
              </w:rPr>
              <w:t>中心频率3</w:t>
            </w:r>
          </w:p>
        </w:tc>
        <w:tc>
          <w:tcPr>
            <w:tcW w:w="198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Frequenc</w:t>
            </w:r>
            <w:r>
              <w:rPr>
                <w:rFonts w:asciiTheme="minorEastAsia" w:hAnsiTheme="minorEastAsia" w:hint="eastAsia"/>
                <w:sz w:val="18"/>
                <w:szCs w:val="18"/>
              </w:rPr>
              <w:t>e3</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r>
              <w:rPr>
                <w:rFonts w:ascii="宋体" w:hAnsi="宋体" w:cs="宋体" w:hint="eastAsia"/>
                <w:color w:val="000000"/>
                <w:kern w:val="0"/>
                <w:sz w:val="18"/>
                <w:szCs w:val="18"/>
              </w:rPr>
              <w:t>3</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r>
              <w:rPr>
                <w:rFonts w:asciiTheme="minorEastAsia" w:hAnsiTheme="minorEastAsia" w:hint="eastAsia"/>
                <w:sz w:val="18"/>
                <w:szCs w:val="18"/>
              </w:rPr>
              <w:t>3</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r>
              <w:rPr>
                <w:rFonts w:ascii="宋体" w:hAnsi="宋体" w:cs="宋体" w:hint="eastAsia"/>
                <w:color w:val="000000"/>
                <w:kern w:val="0"/>
                <w:sz w:val="18"/>
                <w:szCs w:val="18"/>
              </w:rPr>
              <w:t>3</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r>
              <w:rPr>
                <w:rFonts w:asciiTheme="minorEastAsia" w:hAnsiTheme="minorEastAsia" w:hint="eastAsia"/>
                <w:sz w:val="18"/>
                <w:szCs w:val="18"/>
              </w:rPr>
              <w:t>3</w:t>
            </w:r>
          </w:p>
        </w:tc>
        <w:tc>
          <w:tcPr>
            <w:tcW w:w="1417" w:type="dxa"/>
          </w:tcPr>
          <w:p w:rsidR="00EB364A" w:rsidRPr="006E7464" w:rsidRDefault="00EB364A" w:rsidP="00C8374F">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EB364A" w:rsidRPr="006E7464" w:rsidRDefault="00EB364A"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startTime</w:t>
            </w:r>
            <w:r>
              <w:rPr>
                <w:rFonts w:asciiTheme="minorEastAsia" w:hAnsiTheme="minorEastAsia"/>
                <w:sz w:val="18"/>
                <w:szCs w:val="18"/>
              </w:rPr>
              <w:tab/>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170E84" w:rsidRDefault="00EB364A" w:rsidP="00C8374F">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EB364A"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监测数据 </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blob</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tcPr>
          <w:p w:rsidR="00EB364A" w:rsidRPr="00EB364A" w:rsidRDefault="00EB364A" w:rsidP="00C8374F">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MonitorLocation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sz w:val="18"/>
                <w:szCs w:val="18"/>
              </w:rPr>
            </w:pPr>
          </w:p>
        </w:tc>
        <w:tc>
          <w:tcPr>
            <w:tcW w:w="1987" w:type="dxa"/>
          </w:tcPr>
          <w:p w:rsidR="00EB364A" w:rsidRPr="006E7464" w:rsidRDefault="00EB364A" w:rsidP="00B23596">
            <w:pPr>
              <w:ind w:firstLine="360"/>
              <w:rPr>
                <w:rFonts w:asciiTheme="minorEastAsia" w:hAnsiTheme="minorEastAsia"/>
                <w:sz w:val="18"/>
                <w:szCs w:val="18"/>
              </w:rPr>
            </w:pPr>
          </w:p>
        </w:tc>
      </w:tr>
      <w:tr w:rsidR="00EB364A" w:rsidRPr="00943B25" w:rsidTr="00EB364A">
        <w:tc>
          <w:tcPr>
            <w:tcW w:w="1384"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w:t>
            </w:r>
          </w:p>
        </w:tc>
        <w:tc>
          <w:tcPr>
            <w:tcW w:w="1417" w:type="dxa"/>
          </w:tcPr>
          <w:p w:rsidR="00EB364A" w:rsidRPr="006E7464" w:rsidRDefault="00EB364A" w:rsidP="00C8374F">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EB364A" w:rsidRPr="006E7464" w:rsidRDefault="00EB364A" w:rsidP="00B23596">
            <w:pPr>
              <w:ind w:firstLine="360"/>
              <w:rPr>
                <w:rFonts w:asciiTheme="minorEastAsia" w:hAnsiTheme="minorEastAsia" w:cs="宋体"/>
                <w:color w:val="000000"/>
                <w:kern w:val="0"/>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987"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tcPr>
          <w:p w:rsidR="00EB364A" w:rsidRPr="006E7464" w:rsidRDefault="00EB364A" w:rsidP="00C8374F">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EB364A" w:rsidRPr="006E7464" w:rsidRDefault="00EB364A" w:rsidP="00B23596">
            <w:pPr>
              <w:ind w:firstLine="360"/>
              <w:rPr>
                <w:rFonts w:asciiTheme="minorEastAsia" w:hAnsiTheme="minorEastAsia" w:cs="宋体"/>
                <w:color w:val="000000"/>
                <w:kern w:val="0"/>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987"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987"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C8374F">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987"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987" w:type="dxa"/>
          </w:tcPr>
          <w:p w:rsidR="00EB364A" w:rsidRPr="006E7464" w:rsidRDefault="00EB364A" w:rsidP="00B23596">
            <w:pPr>
              <w:ind w:firstLine="360"/>
              <w:rPr>
                <w:rFonts w:asciiTheme="minorEastAsia" w:hAnsiTheme="minorEastAsia" w:cs="宋体"/>
                <w:color w:val="000000"/>
                <w:kern w:val="0"/>
                <w:sz w:val="18"/>
                <w:szCs w:val="18"/>
              </w:rPr>
            </w:pPr>
          </w:p>
        </w:tc>
      </w:tr>
    </w:tbl>
    <w:p w:rsidR="00EB364A" w:rsidRDefault="00EB364A" w:rsidP="007D6A36">
      <w:pPr>
        <w:pStyle w:val="5"/>
      </w:pPr>
      <w:r w:rsidRPr="001D4348">
        <w:rPr>
          <w:rStyle w:val="aa"/>
          <w:rFonts w:hint="eastAsia"/>
        </w:rPr>
        <w:t>数据表</w:t>
      </w:r>
      <w:r>
        <w:rPr>
          <w:rFonts w:hint="eastAsia"/>
        </w:rPr>
        <w:t>EMCLHDWDATA</w:t>
      </w:r>
    </w:p>
    <w:p w:rsidR="00EB364A" w:rsidRPr="00797D06" w:rsidRDefault="00EB364A"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1-</w:t>
      </w:r>
      <w:r>
        <w:rPr>
          <w:rFonts w:hint="eastAsia"/>
          <w:sz w:val="20"/>
        </w:rPr>
        <w:t>经度</w:t>
      </w:r>
      <w:r>
        <w:rPr>
          <w:rFonts w:hint="eastAsia"/>
          <w:sz w:val="20"/>
        </w:rPr>
        <w:t>1-</w:t>
      </w:r>
      <w:r>
        <w:rPr>
          <w:rFonts w:hint="eastAsia"/>
          <w:sz w:val="20"/>
        </w:rPr>
        <w:t>纬度</w:t>
      </w:r>
      <w:r>
        <w:rPr>
          <w:rFonts w:hint="eastAsia"/>
          <w:sz w:val="20"/>
        </w:rPr>
        <w:t>1-</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EB364A" w:rsidRPr="00943B25" w:rsidTr="00EB364A">
        <w:tc>
          <w:tcPr>
            <w:tcW w:w="1710" w:type="dxa"/>
          </w:tcPr>
          <w:p w:rsidR="00EB364A" w:rsidRPr="001B36E4" w:rsidRDefault="00EB364A" w:rsidP="00B23596">
            <w:pPr>
              <w:ind w:firstLine="361"/>
              <w:jc w:val="center"/>
              <w:rPr>
                <w:b/>
                <w:sz w:val="18"/>
              </w:rPr>
            </w:pPr>
            <w:r w:rsidRPr="001B36E4">
              <w:rPr>
                <w:rFonts w:hint="eastAsia"/>
                <w:b/>
                <w:sz w:val="18"/>
              </w:rPr>
              <w:t>名称</w:t>
            </w:r>
          </w:p>
        </w:tc>
        <w:tc>
          <w:tcPr>
            <w:tcW w:w="1704" w:type="dxa"/>
          </w:tcPr>
          <w:p w:rsidR="00EB364A" w:rsidRPr="001B36E4" w:rsidRDefault="00EB364A" w:rsidP="00B23596">
            <w:pPr>
              <w:ind w:firstLine="361"/>
              <w:jc w:val="center"/>
              <w:rPr>
                <w:b/>
                <w:sz w:val="18"/>
              </w:rPr>
            </w:pPr>
            <w:r w:rsidRPr="001B36E4">
              <w:rPr>
                <w:rFonts w:hint="eastAsia"/>
                <w:b/>
                <w:sz w:val="18"/>
              </w:rPr>
              <w:t>列名</w:t>
            </w:r>
          </w:p>
        </w:tc>
        <w:tc>
          <w:tcPr>
            <w:tcW w:w="1704" w:type="dxa"/>
          </w:tcPr>
          <w:p w:rsidR="00EB364A" w:rsidRPr="001B36E4" w:rsidRDefault="00EB364A" w:rsidP="00B23596">
            <w:pPr>
              <w:ind w:firstLine="361"/>
              <w:jc w:val="center"/>
              <w:rPr>
                <w:b/>
                <w:sz w:val="18"/>
              </w:rPr>
            </w:pPr>
            <w:r w:rsidRPr="001B36E4">
              <w:rPr>
                <w:rFonts w:hint="eastAsia"/>
                <w:b/>
                <w:sz w:val="18"/>
              </w:rPr>
              <w:t>类型</w:t>
            </w:r>
          </w:p>
        </w:tc>
        <w:tc>
          <w:tcPr>
            <w:tcW w:w="1707" w:type="dxa"/>
          </w:tcPr>
          <w:p w:rsidR="00EB364A" w:rsidRPr="001B36E4" w:rsidRDefault="00EB364A"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710" w:type="dxa"/>
          </w:tcPr>
          <w:p w:rsidR="00EB364A" w:rsidRPr="00943B25" w:rsidRDefault="00EB364A" w:rsidP="00B23596">
            <w:pPr>
              <w:ind w:firstLine="360"/>
              <w:rPr>
                <w:sz w:val="18"/>
              </w:rPr>
            </w:pPr>
            <w:r>
              <w:rPr>
                <w:rFonts w:hint="eastAsia"/>
                <w:sz w:val="18"/>
              </w:rPr>
              <w:t>编号</w:t>
            </w:r>
          </w:p>
        </w:tc>
        <w:tc>
          <w:tcPr>
            <w:tcW w:w="1704" w:type="dxa"/>
          </w:tcPr>
          <w:p w:rsidR="00EB364A" w:rsidRDefault="00EB364A" w:rsidP="00B23596">
            <w:pPr>
              <w:ind w:firstLine="360"/>
              <w:rPr>
                <w:sz w:val="18"/>
              </w:rPr>
            </w:pPr>
            <w:r>
              <w:rPr>
                <w:rFonts w:hint="eastAsia"/>
                <w:sz w:val="18"/>
              </w:rPr>
              <w:t>BH</w:t>
            </w:r>
          </w:p>
        </w:tc>
        <w:tc>
          <w:tcPr>
            <w:tcW w:w="1704" w:type="dxa"/>
          </w:tcPr>
          <w:p w:rsidR="00EB364A" w:rsidRDefault="00EB364A"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EB364A" w:rsidRDefault="00EB364A" w:rsidP="00B23596">
            <w:pPr>
              <w:ind w:firstLine="420"/>
              <w:rPr>
                <w:sz w:val="18"/>
              </w:rPr>
            </w:pPr>
            <w:r>
              <w:rPr>
                <w:rFonts w:hint="eastAsia"/>
              </w:rPr>
              <w:t>Y/N</w:t>
            </w:r>
          </w:p>
        </w:tc>
        <w:tc>
          <w:tcPr>
            <w:tcW w:w="1697" w:type="dxa"/>
          </w:tcPr>
          <w:p w:rsidR="00EB364A"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时间</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频率</w:t>
            </w:r>
          </w:p>
        </w:tc>
        <w:tc>
          <w:tcPr>
            <w:tcW w:w="1704" w:type="dxa"/>
          </w:tcPr>
          <w:p w:rsidR="00EB364A" w:rsidRPr="00943B25" w:rsidRDefault="00EB364A"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hint="eastAsia"/>
                <w:sz w:val="18"/>
                <w:szCs w:val="18"/>
              </w:rPr>
              <w:t>NUMBER(12,2)</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监测单元</w:t>
            </w:r>
          </w:p>
        </w:tc>
        <w:tc>
          <w:tcPr>
            <w:tcW w:w="170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70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24</w:t>
            </w:r>
            <w:r w:rsidRPr="006E7464">
              <w:rPr>
                <w:rFonts w:asciiTheme="minorEastAsia" w:hAnsiTheme="minorEastAsia" w:hint="eastAsia"/>
                <w:sz w:val="18"/>
                <w:szCs w:val="18"/>
              </w:rPr>
              <w:t>)</w:t>
            </w:r>
          </w:p>
        </w:tc>
        <w:tc>
          <w:tcPr>
            <w:tcW w:w="1707" w:type="dxa"/>
          </w:tcPr>
          <w:p w:rsidR="00EB364A" w:rsidRDefault="00EB364A" w:rsidP="00B23596">
            <w:pPr>
              <w:ind w:firstLine="420"/>
            </w:pPr>
            <w:r>
              <w:rPr>
                <w:rFonts w:hint="eastAsia"/>
              </w:rPr>
              <w:t>Y/N</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Pr="00943B25" w:rsidRDefault="00EB364A" w:rsidP="00B23596">
            <w:pPr>
              <w:ind w:firstLine="360"/>
              <w:rPr>
                <w:sz w:val="18"/>
              </w:rPr>
            </w:pPr>
            <w:r>
              <w:rPr>
                <w:rFonts w:hint="eastAsia"/>
                <w:sz w:val="18"/>
              </w:rPr>
              <w:t xml:space="preserve">Bearing </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Bearing</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Quality</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Quality</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level</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evels</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hint="eastAsia"/>
                <w:color w:val="000000"/>
                <w:kern w:val="0"/>
                <w:sz w:val="18"/>
              </w:rPr>
              <w:t>NUMBER(4,1)</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longitude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ongitude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r w:rsidR="00EB364A" w:rsidRPr="00943B25" w:rsidTr="00EB364A">
        <w:tc>
          <w:tcPr>
            <w:tcW w:w="1710" w:type="dxa"/>
          </w:tcPr>
          <w:p w:rsidR="00EB364A" w:rsidRDefault="00EB364A" w:rsidP="00B23596">
            <w:pPr>
              <w:ind w:firstLine="360"/>
              <w:rPr>
                <w:sz w:val="18"/>
              </w:rPr>
            </w:pPr>
            <w:r>
              <w:rPr>
                <w:rFonts w:hint="eastAsia"/>
                <w:sz w:val="18"/>
              </w:rPr>
              <w:t>latitude</w:t>
            </w:r>
          </w:p>
        </w:tc>
        <w:tc>
          <w:tcPr>
            <w:tcW w:w="1704" w:type="dxa"/>
          </w:tcPr>
          <w:p w:rsidR="00EB364A" w:rsidRPr="00943B25" w:rsidRDefault="00EB364A"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atitude</w:t>
            </w:r>
          </w:p>
        </w:tc>
        <w:tc>
          <w:tcPr>
            <w:tcW w:w="1704" w:type="dxa"/>
          </w:tcPr>
          <w:p w:rsidR="00EB364A" w:rsidRPr="00943B25" w:rsidRDefault="00EB364A"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EB364A" w:rsidRDefault="00EB364A" w:rsidP="00B23596">
            <w:pPr>
              <w:ind w:firstLine="420"/>
            </w:pPr>
            <w:r>
              <w:rPr>
                <w:rFonts w:hint="eastAsia"/>
              </w:rPr>
              <w:t>N/Y</w:t>
            </w:r>
          </w:p>
        </w:tc>
        <w:tc>
          <w:tcPr>
            <w:tcW w:w="1697" w:type="dxa"/>
          </w:tcPr>
          <w:p w:rsidR="00EB364A" w:rsidRPr="00F1078F" w:rsidRDefault="00EB364A" w:rsidP="00B23596">
            <w:pPr>
              <w:ind w:firstLine="360"/>
              <w:rPr>
                <w:sz w:val="18"/>
              </w:rPr>
            </w:pPr>
          </w:p>
        </w:tc>
      </w:tr>
    </w:tbl>
    <w:p w:rsidR="00EB364A" w:rsidRDefault="00EB364A" w:rsidP="00B23596">
      <w:pPr>
        <w:ind w:firstLine="420"/>
      </w:pPr>
    </w:p>
    <w:p w:rsidR="00EB364A" w:rsidRPr="00C10090" w:rsidRDefault="00EB364A" w:rsidP="007D6A36">
      <w:pPr>
        <w:pStyle w:val="5"/>
      </w:pPr>
      <w:r>
        <w:rPr>
          <w:rStyle w:val="aa"/>
          <w:rFonts w:hint="eastAsia"/>
        </w:rPr>
        <w:lastRenderedPageBreak/>
        <w:t>视频数据</w:t>
      </w:r>
      <w:r w:rsidRPr="001D4348">
        <w:rPr>
          <w:rStyle w:val="aa"/>
          <w:rFonts w:hint="eastAsia"/>
        </w:rPr>
        <w:t>表</w:t>
      </w:r>
      <w:r>
        <w:rPr>
          <w:rStyle w:val="aa"/>
          <w:rFonts w:hint="eastAsia"/>
        </w:rPr>
        <w:t>EMC</w:t>
      </w:r>
      <w:r>
        <w:rPr>
          <w:rFonts w:hint="eastAsia"/>
        </w:rPr>
        <w:t>LHDW</w:t>
      </w:r>
      <w:r>
        <w:rPr>
          <w:rStyle w:val="aa"/>
          <w:rFonts w:hint="eastAsia"/>
        </w:rPr>
        <w:t>Video</w:t>
      </w:r>
    </w:p>
    <w:p w:rsidR="00EB364A" w:rsidRPr="00DB39EE" w:rsidRDefault="00EB364A"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EB364A" w:rsidRPr="00943B25" w:rsidTr="00EB364A">
        <w:tc>
          <w:tcPr>
            <w:tcW w:w="1526" w:type="dxa"/>
          </w:tcPr>
          <w:p w:rsidR="00EB364A" w:rsidRPr="001B36E4" w:rsidRDefault="00EB364A" w:rsidP="00B23596">
            <w:pPr>
              <w:ind w:firstLine="361"/>
              <w:jc w:val="center"/>
              <w:rPr>
                <w:b/>
                <w:sz w:val="18"/>
              </w:rPr>
            </w:pPr>
            <w:r w:rsidRPr="001B36E4">
              <w:rPr>
                <w:rFonts w:hint="eastAsia"/>
                <w:b/>
                <w:sz w:val="18"/>
              </w:rPr>
              <w:t>名称</w:t>
            </w:r>
          </w:p>
        </w:tc>
        <w:tc>
          <w:tcPr>
            <w:tcW w:w="1707" w:type="dxa"/>
          </w:tcPr>
          <w:p w:rsidR="00EB364A" w:rsidRPr="001B36E4" w:rsidRDefault="00EB364A" w:rsidP="00B23596">
            <w:pPr>
              <w:ind w:firstLine="361"/>
              <w:jc w:val="center"/>
              <w:rPr>
                <w:b/>
                <w:sz w:val="18"/>
              </w:rPr>
            </w:pPr>
            <w:r w:rsidRPr="001B36E4">
              <w:rPr>
                <w:rFonts w:hint="eastAsia"/>
                <w:b/>
                <w:sz w:val="18"/>
              </w:rPr>
              <w:t>列名</w:t>
            </w:r>
          </w:p>
        </w:tc>
        <w:tc>
          <w:tcPr>
            <w:tcW w:w="1591" w:type="dxa"/>
          </w:tcPr>
          <w:p w:rsidR="00EB364A" w:rsidRPr="001B36E4" w:rsidRDefault="00EB364A" w:rsidP="00B23596">
            <w:pPr>
              <w:ind w:firstLine="361"/>
              <w:jc w:val="center"/>
              <w:rPr>
                <w:b/>
                <w:sz w:val="18"/>
              </w:rPr>
            </w:pPr>
            <w:r w:rsidRPr="001B36E4">
              <w:rPr>
                <w:rFonts w:hint="eastAsia"/>
                <w:b/>
                <w:sz w:val="18"/>
              </w:rPr>
              <w:t>类型</w:t>
            </w:r>
          </w:p>
        </w:tc>
        <w:tc>
          <w:tcPr>
            <w:tcW w:w="1190" w:type="dxa"/>
          </w:tcPr>
          <w:p w:rsidR="00EB364A" w:rsidRPr="001B36E4" w:rsidRDefault="00EB364A" w:rsidP="00B23596">
            <w:pPr>
              <w:ind w:firstLine="361"/>
              <w:jc w:val="center"/>
              <w:rPr>
                <w:b/>
                <w:sz w:val="18"/>
              </w:rPr>
            </w:pPr>
            <w:r>
              <w:rPr>
                <w:rFonts w:hint="eastAsia"/>
                <w:b/>
                <w:sz w:val="18"/>
              </w:rPr>
              <w:t>关键字</w:t>
            </w:r>
          </w:p>
        </w:tc>
        <w:tc>
          <w:tcPr>
            <w:tcW w:w="1324" w:type="dxa"/>
          </w:tcPr>
          <w:p w:rsidR="00EB364A" w:rsidRPr="001B36E4" w:rsidRDefault="00EB364A" w:rsidP="00B23596">
            <w:pPr>
              <w:ind w:firstLine="361"/>
              <w:jc w:val="center"/>
              <w:rPr>
                <w:b/>
                <w:sz w:val="18"/>
              </w:rPr>
            </w:pPr>
            <w:r w:rsidRPr="001B36E4">
              <w:rPr>
                <w:rFonts w:hint="eastAsia"/>
                <w:b/>
                <w:sz w:val="18"/>
              </w:rPr>
              <w:t>是否空</w:t>
            </w:r>
          </w:p>
        </w:tc>
        <w:tc>
          <w:tcPr>
            <w:tcW w:w="1184" w:type="dxa"/>
          </w:tcPr>
          <w:p w:rsidR="00EB364A" w:rsidRPr="001B36E4" w:rsidRDefault="00EB364A" w:rsidP="00B23596">
            <w:pPr>
              <w:ind w:firstLine="361"/>
              <w:jc w:val="center"/>
              <w:rPr>
                <w:b/>
                <w:sz w:val="18"/>
              </w:rPr>
            </w:pPr>
            <w:r w:rsidRPr="001B36E4">
              <w:rPr>
                <w:rFonts w:hint="eastAsia"/>
                <w:b/>
                <w:sz w:val="18"/>
              </w:rPr>
              <w:t>备注</w:t>
            </w:r>
          </w:p>
        </w:tc>
      </w:tr>
      <w:tr w:rsidR="00EB364A" w:rsidRPr="00943B25" w:rsidTr="00EB364A">
        <w:tc>
          <w:tcPr>
            <w:tcW w:w="1526" w:type="dxa"/>
          </w:tcPr>
          <w:p w:rsidR="00EB364A" w:rsidRPr="00501933" w:rsidRDefault="00EB364A"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r>
              <w:rPr>
                <w:rFonts w:hint="eastAsia"/>
                <w:sz w:val="18"/>
              </w:rPr>
              <w:t>Y</w:t>
            </w:r>
          </w:p>
        </w:tc>
        <w:tc>
          <w:tcPr>
            <w:tcW w:w="1324" w:type="dxa"/>
          </w:tcPr>
          <w:p w:rsidR="00EB364A" w:rsidRPr="00501933" w:rsidRDefault="00EB364A" w:rsidP="00B23596">
            <w:pPr>
              <w:ind w:firstLine="360"/>
              <w:rPr>
                <w:sz w:val="18"/>
              </w:rPr>
            </w:pPr>
            <w:r>
              <w:rPr>
                <w:rFonts w:hint="eastAsia"/>
                <w:sz w:val="18"/>
              </w:rPr>
              <w:t>N</w:t>
            </w: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EB364A" w:rsidRPr="00501933" w:rsidRDefault="00EB364A"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EB364A" w:rsidRPr="00501933" w:rsidRDefault="00EB364A" w:rsidP="00B23596">
            <w:pPr>
              <w:ind w:firstLine="360"/>
              <w:rPr>
                <w:rFonts w:asciiTheme="minorEastAsia" w:hAnsiTheme="minorEastAsia"/>
                <w:sz w:val="18"/>
                <w:szCs w:val="18"/>
              </w:rPr>
            </w:pPr>
            <w:r>
              <w:rPr>
                <w:rFonts w:asciiTheme="minorEastAsia" w:hAnsiTheme="minorEastAsia" w:hint="eastAsia"/>
                <w:sz w:val="18"/>
                <w:szCs w:val="18"/>
              </w:rPr>
              <w:t>NUMBER(12)</w:t>
            </w:r>
          </w:p>
        </w:tc>
        <w:tc>
          <w:tcPr>
            <w:tcW w:w="1190" w:type="dxa"/>
          </w:tcPr>
          <w:p w:rsidR="00EB364A" w:rsidRPr="00501933" w:rsidRDefault="00EB364A" w:rsidP="00B23596">
            <w:pPr>
              <w:ind w:firstLine="360"/>
              <w:rPr>
                <w:sz w:val="18"/>
              </w:rPr>
            </w:pPr>
          </w:p>
        </w:tc>
        <w:tc>
          <w:tcPr>
            <w:tcW w:w="1324" w:type="dxa"/>
          </w:tcPr>
          <w:p w:rsidR="00EB364A" w:rsidRPr="00501933" w:rsidRDefault="00EB364A" w:rsidP="00B23596">
            <w:pPr>
              <w:ind w:firstLine="420"/>
            </w:pPr>
          </w:p>
        </w:tc>
        <w:tc>
          <w:tcPr>
            <w:tcW w:w="1184" w:type="dxa"/>
          </w:tcPr>
          <w:p w:rsidR="00EB364A" w:rsidRPr="00501933" w:rsidRDefault="00EB364A" w:rsidP="00B23596">
            <w:pPr>
              <w:ind w:firstLine="360"/>
              <w:rPr>
                <w:sz w:val="18"/>
              </w:rPr>
            </w:pPr>
          </w:p>
        </w:tc>
      </w:tr>
      <w:tr w:rsidR="00EB364A" w:rsidRPr="00943B25" w:rsidTr="00EB364A">
        <w:tc>
          <w:tcPr>
            <w:tcW w:w="1526" w:type="dxa"/>
          </w:tcPr>
          <w:p w:rsidR="00EB364A" w:rsidRPr="00EB364A" w:rsidRDefault="00EB364A"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Pr="00550D50" w:rsidRDefault="00EB364A" w:rsidP="00B23596">
            <w:pPr>
              <w:ind w:firstLine="360"/>
              <w:rPr>
                <w:rFonts w:ascii="宋体" w:hAnsi="宋体" w:cs="宋体"/>
                <w:color w:val="000000"/>
                <w:kern w:val="0"/>
                <w:sz w:val="18"/>
              </w:rPr>
            </w:pPr>
          </w:p>
        </w:tc>
        <w:tc>
          <w:tcPr>
            <w:tcW w:w="1324" w:type="dxa"/>
          </w:tcPr>
          <w:p w:rsidR="00EB364A" w:rsidRPr="00943B25" w:rsidRDefault="00EB364A" w:rsidP="00B23596">
            <w:pPr>
              <w:ind w:firstLine="360"/>
              <w:rPr>
                <w:rFonts w:ascii="宋体" w:hAnsi="宋体" w:cs="宋体"/>
                <w:color w:val="000000"/>
                <w:kern w:val="0"/>
                <w:sz w:val="18"/>
              </w:rPr>
            </w:pPr>
          </w:p>
        </w:tc>
        <w:tc>
          <w:tcPr>
            <w:tcW w:w="1184" w:type="dxa"/>
          </w:tcPr>
          <w:p w:rsidR="00EB364A" w:rsidRPr="00550D50" w:rsidRDefault="00EB364A" w:rsidP="00B23596">
            <w:pPr>
              <w:ind w:firstLine="360"/>
              <w:rPr>
                <w:rFonts w:ascii="宋体" w:hAnsi="宋体" w:cs="宋体"/>
                <w:color w:val="000000"/>
                <w:kern w:val="0"/>
                <w:sz w:val="18"/>
              </w:rPr>
            </w:pPr>
          </w:p>
        </w:tc>
      </w:tr>
      <w:tr w:rsidR="00EB364A" w:rsidRPr="00943B25" w:rsidTr="00EB364A">
        <w:tc>
          <w:tcPr>
            <w:tcW w:w="1526"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EB364A" w:rsidRPr="006E7464" w:rsidRDefault="00EB364A"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ind w:firstLine="420"/>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EB364A" w:rsidRPr="006E7464" w:rsidRDefault="00EB364A"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vAlign w:val="center"/>
          </w:tcPr>
          <w:p w:rsidR="00EB364A" w:rsidRPr="001D4348"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EB364A" w:rsidRDefault="00EB364A" w:rsidP="00B23596">
      <w:pPr>
        <w:ind w:firstLine="420"/>
      </w:pPr>
    </w:p>
    <w:p w:rsidR="00EB364A" w:rsidRPr="007D6A36" w:rsidRDefault="00EB364A" w:rsidP="007D6A36">
      <w:pPr>
        <w:pStyle w:val="4"/>
      </w:pPr>
      <w:r w:rsidRPr="007D6A36">
        <w:rPr>
          <w:rFonts w:hint="eastAsia"/>
        </w:rPr>
        <w:t>监测报告</w:t>
      </w:r>
    </w:p>
    <w:p w:rsidR="00EB364A" w:rsidRDefault="00EB364A" w:rsidP="007D6A36">
      <w:pPr>
        <w:pStyle w:val="5"/>
        <w:rPr>
          <w:rStyle w:val="aa"/>
        </w:rPr>
      </w:pPr>
      <w:r w:rsidRPr="00EB7182">
        <w:rPr>
          <w:rStyle w:val="aa"/>
          <w:rFonts w:hint="eastAsia"/>
        </w:rPr>
        <w:t>监测报告数据表</w:t>
      </w:r>
      <w:r>
        <w:rPr>
          <w:rStyle w:val="aa"/>
          <w:rFonts w:hint="eastAsia"/>
        </w:rPr>
        <w:t>EMC</w:t>
      </w:r>
      <w:r w:rsidRPr="00EB7182">
        <w:rPr>
          <w:rStyle w:val="aa"/>
          <w:rFonts w:hint="eastAsia"/>
        </w:rPr>
        <w:t>JCBG</w:t>
      </w:r>
    </w:p>
    <w:p w:rsidR="00EB364A" w:rsidRPr="00797D06" w:rsidRDefault="00EB364A" w:rsidP="00B23596">
      <w:pPr>
        <w:ind w:firstLine="420"/>
        <w:rPr>
          <w:b/>
        </w:rPr>
      </w:pPr>
      <w:r>
        <w:rPr>
          <w:rFonts w:hint="eastAsia"/>
        </w:rPr>
        <w:t>编号</w:t>
      </w:r>
      <w:r>
        <w:rPr>
          <w:rFonts w:hint="eastAsia"/>
        </w:rPr>
        <w:t>bh</w:t>
      </w:r>
      <w:r>
        <w:rPr>
          <w:rFonts w:hint="eastAsia"/>
          <w:sz w:val="20"/>
        </w:rPr>
        <w:t>命名为：</w:t>
      </w:r>
      <w:r>
        <w:rPr>
          <w:rFonts w:hint="eastAsia"/>
          <w:sz w:val="20"/>
        </w:rPr>
        <w:t>JCBG-</w:t>
      </w:r>
      <w:r>
        <w:rPr>
          <w:rFonts w:hint="eastAsia"/>
          <w:sz w:val="20"/>
        </w:rPr>
        <w:t>报告类型</w:t>
      </w:r>
      <w:r>
        <w:rPr>
          <w:rFonts w:hint="eastAsia"/>
          <w:sz w:val="20"/>
        </w:rPr>
        <w:t>-</w:t>
      </w:r>
      <w:r>
        <w:rPr>
          <w:rFonts w:hint="eastAsia"/>
          <w:sz w:val="20"/>
        </w:rPr>
        <w:t>起始时间</w:t>
      </w:r>
      <w:r>
        <w:rPr>
          <w:rFonts w:hint="eastAsia"/>
          <w:sz w:val="20"/>
        </w:rPr>
        <w:t>-</w:t>
      </w:r>
      <w:r>
        <w:rPr>
          <w:rFonts w:hint="eastAsia"/>
          <w:sz w:val="20"/>
        </w:rPr>
        <w:t>起始频率</w:t>
      </w:r>
      <w:r>
        <w:rPr>
          <w:rFonts w:hint="eastAsia"/>
          <w:sz w:val="20"/>
        </w:rPr>
        <w:t>-</w:t>
      </w:r>
      <w:r>
        <w:rPr>
          <w:rFonts w:hint="eastAsia"/>
          <w:sz w:val="20"/>
        </w:rPr>
        <w:t>上传时间。</w:t>
      </w:r>
    </w:p>
    <w:tbl>
      <w:tblPr>
        <w:tblStyle w:val="a5"/>
        <w:tblW w:w="0" w:type="auto"/>
        <w:tblLayout w:type="fixed"/>
        <w:tblLook w:val="04A0" w:firstRow="1" w:lastRow="0" w:firstColumn="1" w:lastColumn="0" w:noHBand="0" w:noVBand="1"/>
      </w:tblPr>
      <w:tblGrid>
        <w:gridCol w:w="1384"/>
        <w:gridCol w:w="1985"/>
        <w:gridCol w:w="1417"/>
        <w:gridCol w:w="709"/>
        <w:gridCol w:w="1276"/>
        <w:gridCol w:w="1751"/>
      </w:tblGrid>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709"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27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1751"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EB364A" w:rsidTr="00EB364A">
        <w:tc>
          <w:tcPr>
            <w:tcW w:w="1384"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CHAR(</w:t>
            </w:r>
            <w:r>
              <w:rPr>
                <w:rFonts w:asciiTheme="minorEastAsia" w:hAnsiTheme="minorEastAsia" w:hint="eastAsia"/>
                <w:sz w:val="18"/>
                <w:szCs w:val="18"/>
              </w:rPr>
              <w:t>96</w:t>
            </w:r>
            <w:r w:rsidRPr="006E7464">
              <w:rPr>
                <w:rFonts w:asciiTheme="minorEastAsia" w:hAnsiTheme="minorEastAsia" w:hint="eastAsia"/>
                <w:sz w:val="18"/>
                <w:szCs w:val="18"/>
              </w:rPr>
              <w:t>)</w:t>
            </w:r>
          </w:p>
        </w:tc>
        <w:tc>
          <w:tcPr>
            <w:tcW w:w="709"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276"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报告类型</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TYPE</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Pr>
                <w:rFonts w:asciiTheme="minorEastAsia" w:hAnsiTheme="minorEastAsia" w:hint="eastAsia"/>
                <w:sz w:val="18"/>
                <w:szCs w:val="18"/>
              </w:rPr>
              <w:t>har(24</w:t>
            </w:r>
            <w:r w:rsidRPr="006E7464">
              <w:rPr>
                <w:rFonts w:asciiTheme="minorEastAsia" w:hAnsiTheme="minorEastAsia" w:hint="eastAsia"/>
                <w:sz w:val="18"/>
                <w:szCs w:val="18"/>
              </w:rPr>
              <w:t>)</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起始时间</w:t>
            </w:r>
          </w:p>
        </w:tc>
        <w:tc>
          <w:tcPr>
            <w:tcW w:w="1985"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tartTime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终止时间</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ndTime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起始频率</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StartFrequence</w:t>
            </w:r>
          </w:p>
        </w:tc>
        <w:tc>
          <w:tcPr>
            <w:tcW w:w="1417" w:type="dxa"/>
          </w:tcPr>
          <w:p w:rsidR="00EB364A" w:rsidRPr="006E7464" w:rsidRDefault="00EB364A"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EndFrequence</w:t>
            </w:r>
          </w:p>
        </w:tc>
        <w:tc>
          <w:tcPr>
            <w:tcW w:w="1417" w:type="dxa"/>
          </w:tcPr>
          <w:p w:rsidR="00EB364A" w:rsidRPr="006E7464" w:rsidRDefault="00EB364A"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w:t>
            </w:r>
          </w:p>
        </w:tc>
        <w:tc>
          <w:tcPr>
            <w:tcW w:w="1985" w:type="dxa"/>
          </w:tcPr>
          <w:p w:rsidR="00EB364A" w:rsidRPr="006E7464" w:rsidRDefault="00EB364A" w:rsidP="00B23596">
            <w:pPr>
              <w:ind w:firstLine="360"/>
              <w:rPr>
                <w:rFonts w:asciiTheme="minorEastAsia" w:hAnsiTheme="minorEastAsia"/>
                <w:sz w:val="18"/>
                <w:szCs w:val="18"/>
              </w:rPr>
            </w:pPr>
            <w:r w:rsidRPr="00666544">
              <w:rPr>
                <w:rFonts w:asciiTheme="minorEastAsia" w:hAnsiTheme="minorEastAsia"/>
                <w:sz w:val="18"/>
                <w:szCs w:val="18"/>
              </w:rPr>
              <w:t>monitorlocation</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Pr>
                <w:rFonts w:asciiTheme="minorEastAsia" w:hAnsiTheme="minorEastAsia" w:hint="eastAsia"/>
                <w:sz w:val="18"/>
                <w:szCs w:val="18"/>
              </w:rPr>
              <w:t>har(24</w:t>
            </w:r>
            <w:r w:rsidRPr="006E7464">
              <w:rPr>
                <w:rFonts w:asciiTheme="minorEastAsia" w:hAnsiTheme="minorEastAsia" w:hint="eastAsia"/>
                <w:sz w:val="18"/>
                <w:szCs w:val="18"/>
              </w:rPr>
              <w:t>)</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EB364A" w:rsidRPr="006E7464" w:rsidRDefault="00EB364A"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Station</w:t>
            </w:r>
            <w:r>
              <w:rPr>
                <w:rFonts w:asciiTheme="minorEastAsia" w:hAnsiTheme="minorEastAsia"/>
                <w:sz w:val="18"/>
                <w:szCs w:val="18"/>
              </w:rPr>
              <w:tab/>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关键字</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KEYWORDS</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36</w:t>
            </w:r>
            <w:r w:rsidRPr="006E7464">
              <w:rPr>
                <w:rFonts w:asciiTheme="minorEastAsia" w:hAnsiTheme="minorEastAsia" w:hint="eastAsia"/>
                <w:sz w:val="18"/>
                <w:szCs w:val="18"/>
              </w:rPr>
              <w:t>)</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Pr="00EB364A" w:rsidRDefault="00EB364A"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撰写人</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WRITER</w:t>
            </w:r>
          </w:p>
        </w:tc>
        <w:tc>
          <w:tcPr>
            <w:tcW w:w="141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Tr="00EB364A">
        <w:tc>
          <w:tcPr>
            <w:tcW w:w="1384" w:type="dxa"/>
            <w:vAlign w:val="center"/>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报告 </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lob</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RPr="00943B25" w:rsidTr="00EB364A">
        <w:tc>
          <w:tcPr>
            <w:tcW w:w="1384" w:type="dxa"/>
            <w:vAlign w:val="center"/>
          </w:tcPr>
          <w:p w:rsidR="00EB364A" w:rsidRPr="006E7464" w:rsidRDefault="00EB364A"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omments</w:t>
            </w:r>
          </w:p>
        </w:tc>
        <w:tc>
          <w:tcPr>
            <w:tcW w:w="1417" w:type="dxa"/>
          </w:tcPr>
          <w:p w:rsidR="00EB364A" w:rsidRPr="006E7464" w:rsidRDefault="00EB364A"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709" w:type="dxa"/>
          </w:tcPr>
          <w:p w:rsidR="00EB364A" w:rsidRPr="006E7464" w:rsidRDefault="00EB364A" w:rsidP="00B23596">
            <w:pPr>
              <w:ind w:firstLine="360"/>
              <w:rPr>
                <w:rFonts w:asciiTheme="minorEastAsia" w:hAnsiTheme="minorEastAsia" w:cs="宋体"/>
                <w:color w:val="000000"/>
                <w:kern w:val="0"/>
                <w:sz w:val="18"/>
                <w:szCs w:val="18"/>
              </w:rPr>
            </w:pPr>
          </w:p>
        </w:tc>
        <w:tc>
          <w:tcPr>
            <w:tcW w:w="1276" w:type="dxa"/>
          </w:tcPr>
          <w:p w:rsidR="00EB364A" w:rsidRPr="006E7464" w:rsidRDefault="00EB364A" w:rsidP="00B23596">
            <w:pPr>
              <w:ind w:firstLine="360"/>
              <w:rPr>
                <w:rFonts w:asciiTheme="minorEastAsia" w:hAnsiTheme="minorEastAsia" w:cs="宋体"/>
                <w:color w:val="000000"/>
                <w:kern w:val="0"/>
                <w:sz w:val="18"/>
                <w:szCs w:val="18"/>
              </w:rPr>
            </w:pPr>
          </w:p>
        </w:tc>
        <w:tc>
          <w:tcPr>
            <w:tcW w:w="1751"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vAlign w:val="center"/>
          </w:tcPr>
          <w:p w:rsidR="00EB364A" w:rsidRPr="006E7464" w:rsidRDefault="00EB364A" w:rsidP="00182A5E">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EB364A" w:rsidRPr="006E7464" w:rsidRDefault="00EB364A"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709" w:type="dxa"/>
          </w:tcPr>
          <w:p w:rsidR="00EB364A" w:rsidRPr="006E7464" w:rsidRDefault="00EB364A" w:rsidP="00B23596">
            <w:pPr>
              <w:ind w:firstLine="360"/>
              <w:rPr>
                <w:rFonts w:asciiTheme="minorEastAsia" w:hAnsiTheme="minorEastAsia" w:cs="宋体"/>
                <w:color w:val="000000"/>
                <w:kern w:val="0"/>
                <w:sz w:val="18"/>
                <w:szCs w:val="18"/>
              </w:rPr>
            </w:pPr>
          </w:p>
        </w:tc>
        <w:tc>
          <w:tcPr>
            <w:tcW w:w="1276" w:type="dxa"/>
          </w:tcPr>
          <w:p w:rsidR="00EB364A" w:rsidRPr="006E7464" w:rsidRDefault="00EB364A" w:rsidP="00B23596">
            <w:pPr>
              <w:ind w:firstLine="360"/>
              <w:rPr>
                <w:rFonts w:asciiTheme="minorEastAsia" w:hAnsiTheme="minorEastAsia" w:cs="宋体"/>
                <w:color w:val="000000"/>
                <w:kern w:val="0"/>
                <w:sz w:val="18"/>
                <w:szCs w:val="18"/>
              </w:rPr>
            </w:pPr>
          </w:p>
        </w:tc>
        <w:tc>
          <w:tcPr>
            <w:tcW w:w="1751" w:type="dxa"/>
          </w:tcPr>
          <w:p w:rsidR="00EB364A" w:rsidRPr="006E7464" w:rsidRDefault="00EB364A" w:rsidP="00B23596">
            <w:pPr>
              <w:ind w:firstLine="360"/>
              <w:rPr>
                <w:rFonts w:asciiTheme="minorEastAsia" w:hAnsiTheme="minorEastAsia" w:cs="宋体"/>
                <w:color w:val="000000"/>
                <w:kern w:val="0"/>
                <w:sz w:val="18"/>
                <w:szCs w:val="18"/>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lastRenderedPageBreak/>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设备</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quipment</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709" w:type="dxa"/>
          </w:tcPr>
          <w:p w:rsidR="00EB364A" w:rsidRPr="006E7464" w:rsidRDefault="00EB364A" w:rsidP="00B23596">
            <w:pPr>
              <w:ind w:firstLine="360"/>
              <w:rPr>
                <w:rFonts w:asciiTheme="minorEastAsia" w:hAnsiTheme="minorEastAsia"/>
                <w:sz w:val="18"/>
                <w:szCs w:val="18"/>
              </w:rPr>
            </w:pPr>
          </w:p>
        </w:tc>
        <w:tc>
          <w:tcPr>
            <w:tcW w:w="1276" w:type="dxa"/>
          </w:tcPr>
          <w:p w:rsidR="00EB364A" w:rsidRPr="006E7464" w:rsidRDefault="00EB364A" w:rsidP="00B23596">
            <w:pPr>
              <w:ind w:firstLine="360"/>
              <w:rPr>
                <w:rFonts w:asciiTheme="minorEastAsia" w:hAnsiTheme="minorEastAsia"/>
                <w:sz w:val="18"/>
                <w:szCs w:val="18"/>
              </w:rPr>
            </w:pPr>
          </w:p>
        </w:tc>
        <w:tc>
          <w:tcPr>
            <w:tcW w:w="1751" w:type="dxa"/>
          </w:tcPr>
          <w:p w:rsidR="00EB364A" w:rsidRPr="006E7464" w:rsidRDefault="00EB364A" w:rsidP="00B23596">
            <w:pPr>
              <w:ind w:firstLine="360"/>
              <w:rPr>
                <w:rFonts w:asciiTheme="minorEastAsia" w:hAnsiTheme="minorEastAsia"/>
                <w:sz w:val="18"/>
                <w:szCs w:val="18"/>
              </w:rPr>
            </w:pPr>
          </w:p>
        </w:tc>
      </w:tr>
      <w:tr w:rsidR="00EB364A" w:rsidRPr="00943B25" w:rsidTr="00EB364A">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bl>
    <w:p w:rsidR="00873513" w:rsidRPr="00873513" w:rsidRDefault="00873513" w:rsidP="00B23596">
      <w:pPr>
        <w:ind w:firstLine="420"/>
      </w:pPr>
    </w:p>
    <w:p w:rsidR="0053017F" w:rsidRPr="007D6A36" w:rsidRDefault="0053017F" w:rsidP="007D6A36">
      <w:pPr>
        <w:pStyle w:val="3"/>
      </w:pPr>
      <w:r w:rsidRPr="007D6A36">
        <w:rPr>
          <w:rFonts w:hint="eastAsia"/>
        </w:rPr>
        <w:t>超短波监测数据</w:t>
      </w:r>
    </w:p>
    <w:p w:rsidR="0053017F" w:rsidRDefault="0053017F" w:rsidP="0053017F">
      <w:pPr>
        <w:ind w:firstLineChars="200" w:firstLine="420"/>
      </w:pPr>
      <w:r>
        <w:rPr>
          <w:rFonts w:hint="eastAsia"/>
        </w:rPr>
        <w:t>超短波监测数据的表格设计与短波监测的表格设计保持一致，只是在表名的</w:t>
      </w:r>
      <w:r>
        <w:rPr>
          <w:rFonts w:hint="eastAsia"/>
        </w:rPr>
        <w:t>EMC</w:t>
      </w:r>
      <w:r>
        <w:rPr>
          <w:rFonts w:hint="eastAsia"/>
        </w:rPr>
        <w:t>之后插入</w:t>
      </w:r>
      <w:r>
        <w:rPr>
          <w:rFonts w:hint="eastAsia"/>
        </w:rPr>
        <w:t>U</w:t>
      </w:r>
      <w:r>
        <w:rPr>
          <w:rFonts w:hint="eastAsia"/>
        </w:rPr>
        <w:t>字符</w:t>
      </w:r>
    </w:p>
    <w:p w:rsidR="0053017F" w:rsidRPr="007D6A36" w:rsidRDefault="0053017F" w:rsidP="007D6A36">
      <w:pPr>
        <w:pStyle w:val="4"/>
      </w:pPr>
      <w:r w:rsidRPr="007D6A36">
        <w:rPr>
          <w:rFonts w:hint="eastAsia"/>
        </w:rPr>
        <w:t>单频监测数据</w:t>
      </w:r>
    </w:p>
    <w:p w:rsidR="0053017F" w:rsidRDefault="0053017F" w:rsidP="007D6A36">
      <w:pPr>
        <w:pStyle w:val="5"/>
        <w:rPr>
          <w:rStyle w:val="aa"/>
        </w:rPr>
      </w:pPr>
      <w:r w:rsidRPr="001D4348">
        <w:rPr>
          <w:rStyle w:val="aa"/>
          <w:rFonts w:hint="eastAsia"/>
        </w:rPr>
        <w:t>索引表</w:t>
      </w:r>
      <w:r>
        <w:rPr>
          <w:rStyle w:val="aa"/>
          <w:rFonts w:hint="eastAsia"/>
        </w:rPr>
        <w:t>EMCUDPJC</w:t>
      </w:r>
    </w:p>
    <w:p w:rsidR="0053017F" w:rsidRPr="002279E4" w:rsidRDefault="0053017F"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307"/>
        <w:gridCol w:w="1926"/>
        <w:gridCol w:w="1591"/>
        <w:gridCol w:w="1190"/>
        <w:gridCol w:w="1273"/>
        <w:gridCol w:w="1235"/>
      </w:tblGrid>
      <w:tr w:rsidR="0053017F" w:rsidRPr="00943B25" w:rsidTr="00490C39">
        <w:tc>
          <w:tcPr>
            <w:tcW w:w="1307" w:type="dxa"/>
          </w:tcPr>
          <w:p w:rsidR="0053017F" w:rsidRPr="001B36E4" w:rsidRDefault="0053017F" w:rsidP="00B23596">
            <w:pPr>
              <w:ind w:firstLine="361"/>
              <w:jc w:val="center"/>
              <w:rPr>
                <w:b/>
                <w:sz w:val="18"/>
              </w:rPr>
            </w:pPr>
            <w:r w:rsidRPr="001B36E4">
              <w:rPr>
                <w:rFonts w:hint="eastAsia"/>
                <w:b/>
                <w:sz w:val="18"/>
              </w:rPr>
              <w:t>名称</w:t>
            </w:r>
          </w:p>
        </w:tc>
        <w:tc>
          <w:tcPr>
            <w:tcW w:w="1926"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307"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中心频率</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182A5E">
            <w:pPr>
              <w:rPr>
                <w:rFonts w:asciiTheme="minorEastAsia" w:hAnsiTheme="minorEastAsia"/>
                <w:sz w:val="18"/>
                <w:szCs w:val="18"/>
              </w:rPr>
            </w:pPr>
            <w:r w:rsidRPr="00501933">
              <w:rPr>
                <w:rFonts w:asciiTheme="minorEastAsia" w:hAnsiTheme="minorEastAsia" w:cs="宋体" w:hint="eastAsia"/>
                <w:color w:val="000000"/>
                <w:kern w:val="0"/>
                <w:sz w:val="18"/>
                <w:szCs w:val="18"/>
              </w:rPr>
              <w:t>监测起始时间</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182A5E">
            <w:pPr>
              <w:rPr>
                <w:rFonts w:asciiTheme="minorEastAsia" w:hAnsiTheme="minorEastAsia"/>
                <w:sz w:val="18"/>
                <w:szCs w:val="18"/>
              </w:rPr>
            </w:pPr>
            <w:r w:rsidRPr="00501933">
              <w:rPr>
                <w:rFonts w:asciiTheme="minorEastAsia" w:hAnsiTheme="minorEastAsia" w:cs="宋体" w:hint="eastAsia"/>
                <w:color w:val="000000"/>
                <w:kern w:val="0"/>
                <w:sz w:val="18"/>
                <w:szCs w:val="18"/>
              </w:rPr>
              <w:t>监测终止时间</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经度</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Longitude</w:t>
            </w:r>
          </w:p>
        </w:tc>
        <w:tc>
          <w:tcPr>
            <w:tcW w:w="1591"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cs="宋体" w:hint="eastAsia"/>
                <w:color w:val="000000"/>
                <w:kern w:val="0"/>
                <w:sz w:val="18"/>
                <w:szCs w:val="18"/>
              </w:rPr>
              <w:t>纬度</w:t>
            </w:r>
          </w:p>
        </w:tc>
        <w:tc>
          <w:tcPr>
            <w:tcW w:w="1926" w:type="dxa"/>
          </w:tcPr>
          <w:p w:rsidR="0053017F" w:rsidRPr="00501933" w:rsidRDefault="0053017F"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501933" w:rsidRDefault="0053017F"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中频带宽</w:t>
            </w:r>
          </w:p>
        </w:tc>
        <w:tc>
          <w:tcPr>
            <w:tcW w:w="1926" w:type="dxa"/>
          </w:tcPr>
          <w:p w:rsidR="0053017F" w:rsidRPr="00501933" w:rsidRDefault="0053017F"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andwidth</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360"/>
              <w:rPr>
                <w:rFonts w:ascii="宋体" w:hAnsi="宋体" w:cs="宋体"/>
                <w:color w:val="000000"/>
                <w:kern w:val="0"/>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射频衰减</w:t>
            </w:r>
          </w:p>
        </w:tc>
        <w:tc>
          <w:tcPr>
            <w:tcW w:w="1926"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RadioF</w:t>
            </w:r>
            <w:r w:rsidRPr="006E7464">
              <w:rPr>
                <w:rFonts w:asciiTheme="minorEastAsia" w:hAnsiTheme="minorEastAsia"/>
                <w:sz w:val="18"/>
                <w:szCs w:val="18"/>
              </w:rPr>
              <w:t>reattenuation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53017F"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中频衰减</w:t>
            </w:r>
          </w:p>
        </w:tc>
        <w:tc>
          <w:tcPr>
            <w:tcW w:w="1926" w:type="dxa"/>
          </w:tcPr>
          <w:p w:rsidR="0053017F" w:rsidRPr="006E7464" w:rsidRDefault="0053017F" w:rsidP="00182A5E">
            <w:pPr>
              <w:rPr>
                <w:rFonts w:asciiTheme="minorEastAsia" w:hAnsiTheme="minorEastAsia"/>
                <w:sz w:val="18"/>
                <w:szCs w:val="18"/>
              </w:rPr>
            </w:pPr>
            <w:r w:rsidRPr="006E7464">
              <w:rPr>
                <w:rFonts w:asciiTheme="minorEastAsia" w:hAnsiTheme="minorEastAsia"/>
                <w:sz w:val="18"/>
                <w:szCs w:val="18"/>
              </w:rPr>
              <w:t>mid</w:t>
            </w:r>
            <w:r w:rsidRPr="006E7464">
              <w:rPr>
                <w:rFonts w:asciiTheme="minorEastAsia" w:hAnsiTheme="minorEastAsia" w:hint="eastAsia"/>
                <w:sz w:val="18"/>
                <w:szCs w:val="18"/>
              </w:rPr>
              <w:t>F</w:t>
            </w:r>
            <w:r w:rsidRPr="006E7464">
              <w:rPr>
                <w:rFonts w:asciiTheme="minorEastAsia" w:hAnsiTheme="minorEastAsia"/>
                <w:sz w:val="18"/>
                <w:szCs w:val="18"/>
              </w:rPr>
              <w:t>reattenuation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解调</w:t>
            </w:r>
          </w:p>
        </w:tc>
        <w:tc>
          <w:tcPr>
            <w:tcW w:w="192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DeModen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检波器</w:t>
            </w:r>
          </w:p>
        </w:tc>
        <w:tc>
          <w:tcPr>
            <w:tcW w:w="192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Detector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监测数据</w:t>
            </w:r>
          </w:p>
        </w:tc>
        <w:tc>
          <w:tcPr>
            <w:tcW w:w="192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6E7464" w:rsidRDefault="0053017F" w:rsidP="00B23596">
            <w:pPr>
              <w:ind w:firstLine="360"/>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监测站：</w:t>
            </w:r>
          </w:p>
        </w:tc>
        <w:tc>
          <w:tcPr>
            <w:tcW w:w="1926"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EB364A" w:rsidRDefault="0053017F" w:rsidP="00B23596">
            <w:pPr>
              <w:ind w:firstLine="360"/>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监测人：</w:t>
            </w:r>
          </w:p>
        </w:tc>
        <w:tc>
          <w:tcPr>
            <w:tcW w:w="192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EB364A" w:rsidRDefault="0053017F" w:rsidP="00182A5E">
            <w:pPr>
              <w:rPr>
                <w:rFonts w:asciiTheme="minorEastAsia" w:hAnsiTheme="minorEastAsia" w:cs="宋体"/>
                <w:color w:val="000000"/>
                <w:kern w:val="0"/>
                <w:sz w:val="18"/>
                <w:szCs w:val="18"/>
              </w:rPr>
            </w:pPr>
            <w:r w:rsidRPr="00EB364A">
              <w:rPr>
                <w:rFonts w:asciiTheme="minorEastAsia" w:hAnsiTheme="minorEastAsia" w:cs="宋体" w:hint="eastAsia"/>
                <w:color w:val="000000"/>
                <w:kern w:val="0"/>
                <w:sz w:val="18"/>
                <w:szCs w:val="18"/>
              </w:rPr>
              <w:t>监测地点：</w:t>
            </w:r>
          </w:p>
        </w:tc>
        <w:tc>
          <w:tcPr>
            <w:tcW w:w="1926" w:type="dxa"/>
          </w:tcPr>
          <w:p w:rsidR="0053017F" w:rsidRPr="006E7464" w:rsidRDefault="0053017F" w:rsidP="00B23596">
            <w:pPr>
              <w:ind w:firstLine="360"/>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6E7464" w:rsidRDefault="0053017F" w:rsidP="00B23596">
            <w:pPr>
              <w:widowControl/>
              <w:ind w:firstLine="360"/>
              <w:jc w:val="left"/>
              <w:rPr>
                <w:rFonts w:asciiTheme="minorEastAsia" w:hAnsiTheme="minorEastAsia" w:cs="宋体"/>
                <w:color w:val="000000"/>
                <w:kern w:val="0"/>
                <w:sz w:val="18"/>
                <w:szCs w:val="18"/>
                <w:highlight w:val="yellow"/>
              </w:rPr>
            </w:pPr>
            <w:r w:rsidRPr="001D4348">
              <w:rPr>
                <w:rFonts w:asciiTheme="minorEastAsia" w:hAnsiTheme="minorEastAsia" w:cs="宋体" w:hint="eastAsia"/>
                <w:color w:val="000000"/>
                <w:kern w:val="0"/>
                <w:sz w:val="18"/>
                <w:szCs w:val="18"/>
              </w:rPr>
              <w:t>备注</w:t>
            </w:r>
          </w:p>
        </w:tc>
        <w:tc>
          <w:tcPr>
            <w:tcW w:w="1926"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490C39">
        <w:tc>
          <w:tcPr>
            <w:tcW w:w="1307"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926"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26"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26"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07"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1190" w:type="dxa"/>
          </w:tcPr>
          <w:p w:rsidR="00EB364A" w:rsidRPr="006E7464" w:rsidRDefault="00EB364A" w:rsidP="00B23596">
            <w:pPr>
              <w:ind w:firstLine="360"/>
              <w:rPr>
                <w:rFonts w:asciiTheme="minorEastAsia" w:hAnsiTheme="minorEastAsia"/>
                <w:sz w:val="18"/>
                <w:szCs w:val="18"/>
              </w:rPr>
            </w:pPr>
          </w:p>
        </w:tc>
        <w:tc>
          <w:tcPr>
            <w:tcW w:w="1273" w:type="dxa"/>
          </w:tcPr>
          <w:p w:rsidR="00EB364A" w:rsidRPr="006E7464" w:rsidRDefault="00EB364A" w:rsidP="00B23596">
            <w:pPr>
              <w:ind w:firstLine="360"/>
              <w:rPr>
                <w:rFonts w:asciiTheme="minorEastAsia" w:hAnsiTheme="minorEastAsia" w:cs="宋体"/>
                <w:color w:val="000000"/>
                <w:kern w:val="0"/>
                <w:sz w:val="18"/>
                <w:szCs w:val="18"/>
              </w:rPr>
            </w:pPr>
          </w:p>
        </w:tc>
        <w:tc>
          <w:tcPr>
            <w:tcW w:w="1235" w:type="dxa"/>
          </w:tcPr>
          <w:p w:rsidR="00EB364A" w:rsidRPr="006E7464" w:rsidRDefault="00EB364A" w:rsidP="00B23596">
            <w:pPr>
              <w:ind w:firstLine="360"/>
              <w:rPr>
                <w:rFonts w:asciiTheme="minorEastAsia" w:hAnsiTheme="minorEastAsia" w:cs="宋体"/>
                <w:color w:val="000000"/>
                <w:kern w:val="0"/>
                <w:sz w:val="18"/>
                <w:szCs w:val="18"/>
              </w:rPr>
            </w:pPr>
          </w:p>
        </w:tc>
      </w:tr>
    </w:tbl>
    <w:p w:rsidR="0053017F" w:rsidRDefault="0053017F" w:rsidP="00B23596">
      <w:pPr>
        <w:ind w:firstLine="420"/>
      </w:pPr>
    </w:p>
    <w:p w:rsidR="0053017F" w:rsidRDefault="0053017F" w:rsidP="007D6A36">
      <w:pPr>
        <w:pStyle w:val="5"/>
        <w:rPr>
          <w:rStyle w:val="aa"/>
        </w:rPr>
      </w:pPr>
      <w:r w:rsidRPr="001D4348">
        <w:rPr>
          <w:rStyle w:val="aa"/>
          <w:rFonts w:hint="eastAsia"/>
        </w:rPr>
        <w:lastRenderedPageBreak/>
        <w:t>单频监测数据表</w:t>
      </w:r>
      <w:r>
        <w:rPr>
          <w:rStyle w:val="aa"/>
          <w:rFonts w:hint="eastAsia"/>
        </w:rPr>
        <w:t>EMCUDPJCDATA</w:t>
      </w:r>
    </w:p>
    <w:p w:rsidR="0053017F" w:rsidRPr="002279E4" w:rsidRDefault="0053017F"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53017F" w:rsidRPr="00943B25" w:rsidTr="00490C39">
        <w:tc>
          <w:tcPr>
            <w:tcW w:w="1710" w:type="dxa"/>
          </w:tcPr>
          <w:p w:rsidR="0053017F" w:rsidRPr="001B36E4" w:rsidRDefault="0053017F" w:rsidP="00B23596">
            <w:pPr>
              <w:ind w:firstLine="361"/>
              <w:jc w:val="center"/>
              <w:rPr>
                <w:b/>
                <w:sz w:val="18"/>
              </w:rPr>
            </w:pPr>
            <w:r w:rsidRPr="001B36E4">
              <w:rPr>
                <w:rFonts w:hint="eastAsia"/>
                <w:b/>
                <w:sz w:val="18"/>
              </w:rPr>
              <w:t>名称</w:t>
            </w:r>
          </w:p>
        </w:tc>
        <w:tc>
          <w:tcPr>
            <w:tcW w:w="1704" w:type="dxa"/>
          </w:tcPr>
          <w:p w:rsidR="0053017F" w:rsidRPr="001B36E4" w:rsidRDefault="0053017F" w:rsidP="00B23596">
            <w:pPr>
              <w:ind w:firstLine="361"/>
              <w:jc w:val="center"/>
              <w:rPr>
                <w:b/>
                <w:sz w:val="18"/>
              </w:rPr>
            </w:pPr>
            <w:r w:rsidRPr="001B36E4">
              <w:rPr>
                <w:rFonts w:hint="eastAsia"/>
                <w:b/>
                <w:sz w:val="18"/>
              </w:rPr>
              <w:t>列名</w:t>
            </w:r>
          </w:p>
        </w:tc>
        <w:tc>
          <w:tcPr>
            <w:tcW w:w="1704" w:type="dxa"/>
          </w:tcPr>
          <w:p w:rsidR="0053017F" w:rsidRPr="001B36E4" w:rsidRDefault="0053017F" w:rsidP="00B23596">
            <w:pPr>
              <w:ind w:firstLine="361"/>
              <w:jc w:val="center"/>
              <w:rPr>
                <w:b/>
                <w:sz w:val="18"/>
              </w:rPr>
            </w:pPr>
            <w:r w:rsidRPr="001B36E4">
              <w:rPr>
                <w:rFonts w:hint="eastAsia"/>
                <w:b/>
                <w:sz w:val="18"/>
              </w:rPr>
              <w:t>类型</w:t>
            </w:r>
          </w:p>
        </w:tc>
        <w:tc>
          <w:tcPr>
            <w:tcW w:w="1707" w:type="dxa"/>
          </w:tcPr>
          <w:p w:rsidR="0053017F" w:rsidRPr="001B36E4" w:rsidRDefault="0053017F"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710" w:type="dxa"/>
          </w:tcPr>
          <w:p w:rsidR="0053017F" w:rsidRPr="00943B25" w:rsidRDefault="0053017F" w:rsidP="00B23596">
            <w:pPr>
              <w:ind w:firstLine="360"/>
              <w:rPr>
                <w:sz w:val="18"/>
              </w:rPr>
            </w:pPr>
            <w:r>
              <w:rPr>
                <w:rFonts w:hint="eastAsia"/>
                <w:sz w:val="18"/>
              </w:rPr>
              <w:t>单频监测编号</w:t>
            </w:r>
          </w:p>
        </w:tc>
        <w:tc>
          <w:tcPr>
            <w:tcW w:w="1704" w:type="dxa"/>
          </w:tcPr>
          <w:p w:rsidR="0053017F" w:rsidRDefault="0053017F" w:rsidP="00B23596">
            <w:pPr>
              <w:ind w:firstLine="360"/>
              <w:rPr>
                <w:sz w:val="18"/>
              </w:rPr>
            </w:pPr>
            <w:r>
              <w:rPr>
                <w:rFonts w:hint="eastAsia"/>
                <w:sz w:val="18"/>
              </w:rPr>
              <w:t>BH</w:t>
            </w:r>
          </w:p>
        </w:tc>
        <w:tc>
          <w:tcPr>
            <w:tcW w:w="1704" w:type="dxa"/>
          </w:tcPr>
          <w:p w:rsidR="0053017F" w:rsidRDefault="0053017F"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53017F" w:rsidRDefault="0053017F" w:rsidP="00B23596">
            <w:pPr>
              <w:ind w:firstLine="420"/>
              <w:rPr>
                <w:sz w:val="18"/>
              </w:rPr>
            </w:pPr>
            <w:r>
              <w:rPr>
                <w:rFonts w:hint="eastAsia"/>
              </w:rPr>
              <w:t>Y/N</w:t>
            </w:r>
          </w:p>
        </w:tc>
        <w:tc>
          <w:tcPr>
            <w:tcW w:w="1697" w:type="dxa"/>
          </w:tcPr>
          <w:p w:rsidR="0053017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时间</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频率</w:t>
            </w:r>
          </w:p>
        </w:tc>
        <w:tc>
          <w:tcPr>
            <w:tcW w:w="1704" w:type="dxa"/>
          </w:tcPr>
          <w:p w:rsidR="0053017F" w:rsidRPr="00943B25" w:rsidRDefault="0053017F"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umber(12,2)</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sz w:val="18"/>
              </w:rPr>
              <w:t>L</w:t>
            </w:r>
            <w:r>
              <w:rPr>
                <w:rFonts w:hint="eastAsia"/>
                <w:sz w:val="18"/>
              </w:rPr>
              <w:t>evel</w:t>
            </w:r>
            <w:r>
              <w:rPr>
                <w:rFonts w:hint="eastAsia"/>
                <w:sz w:val="18"/>
              </w:rPr>
              <w:t>值</w:t>
            </w:r>
            <w:r>
              <w:rPr>
                <w:rFonts w:hint="eastAsia"/>
                <w:sz w:val="18"/>
              </w:rPr>
              <w:t xml:space="preserve"> </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Levels</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53017F" w:rsidRDefault="0053017F" w:rsidP="00B23596">
            <w:pPr>
              <w:ind w:firstLine="420"/>
            </w:pPr>
            <w:r>
              <w:rPr>
                <w:rFonts w:hint="eastAsia"/>
              </w:rPr>
              <w:t>N/N</w:t>
            </w:r>
          </w:p>
        </w:tc>
        <w:tc>
          <w:tcPr>
            <w:tcW w:w="1697" w:type="dxa"/>
          </w:tcPr>
          <w:p w:rsidR="0053017F" w:rsidRPr="00F1078F" w:rsidRDefault="0053017F" w:rsidP="00B23596">
            <w:pPr>
              <w:ind w:firstLine="360"/>
              <w:rPr>
                <w:sz w:val="18"/>
              </w:rPr>
            </w:pPr>
          </w:p>
        </w:tc>
      </w:tr>
    </w:tbl>
    <w:p w:rsidR="0053017F" w:rsidRDefault="0053017F" w:rsidP="007D6A36">
      <w:pPr>
        <w:pStyle w:val="5"/>
        <w:rPr>
          <w:rStyle w:val="aa"/>
        </w:rPr>
      </w:pPr>
      <w:r>
        <w:rPr>
          <w:rStyle w:val="aa"/>
          <w:rFonts w:hint="eastAsia"/>
        </w:rPr>
        <w:t>信号参数登记表</w:t>
      </w:r>
      <w:r>
        <w:rPr>
          <w:rStyle w:val="aa"/>
          <w:rFonts w:hint="eastAsia"/>
        </w:rPr>
        <w:t>EMCUDPJCParameter</w:t>
      </w:r>
    </w:p>
    <w:p w:rsidR="0053017F" w:rsidRPr="002279E4" w:rsidRDefault="0053017F" w:rsidP="00B23596">
      <w:pPr>
        <w:ind w:firstLine="420"/>
        <w:rPr>
          <w:sz w:val="20"/>
        </w:rPr>
      </w:pPr>
      <w:r>
        <w:rPr>
          <w:rFonts w:hint="eastAsia"/>
        </w:rPr>
        <w:t>编号</w:t>
      </w:r>
      <w:r>
        <w:rPr>
          <w:rFonts w:hint="eastAsia"/>
        </w:rPr>
        <w:t>bh</w:t>
      </w:r>
      <w:r>
        <w:rPr>
          <w:rFonts w:hint="eastAsia"/>
          <w:sz w:val="20"/>
        </w:rPr>
        <w:t>命名为：</w:t>
      </w:r>
      <w:r>
        <w:rPr>
          <w:rFonts w:hint="eastAsia"/>
          <w:sz w:val="20"/>
        </w:rPr>
        <w:t>DPJC-</w:t>
      </w:r>
      <w:r>
        <w:rPr>
          <w:rFonts w:hint="eastAsia"/>
          <w:sz w:val="20"/>
        </w:rPr>
        <w:t>监测时间（精确到天）</w:t>
      </w:r>
      <w:r>
        <w:rPr>
          <w:rFonts w:hint="eastAsia"/>
          <w:sz w:val="20"/>
        </w:rPr>
        <w:t>-</w:t>
      </w:r>
      <w:r>
        <w:rPr>
          <w:rFonts w:hint="eastAsia"/>
          <w:sz w:val="20"/>
        </w:rPr>
        <w:t>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307"/>
        <w:gridCol w:w="1926"/>
        <w:gridCol w:w="1591"/>
        <w:gridCol w:w="1190"/>
        <w:gridCol w:w="1273"/>
        <w:gridCol w:w="1235"/>
      </w:tblGrid>
      <w:tr w:rsidR="0053017F" w:rsidRPr="00943B25" w:rsidTr="00490C39">
        <w:tc>
          <w:tcPr>
            <w:tcW w:w="1307" w:type="dxa"/>
          </w:tcPr>
          <w:p w:rsidR="0053017F" w:rsidRPr="001B36E4" w:rsidRDefault="0053017F" w:rsidP="00B23596">
            <w:pPr>
              <w:ind w:firstLine="361"/>
              <w:jc w:val="center"/>
              <w:rPr>
                <w:b/>
                <w:sz w:val="18"/>
              </w:rPr>
            </w:pPr>
            <w:r w:rsidRPr="001B36E4">
              <w:rPr>
                <w:rFonts w:hint="eastAsia"/>
                <w:b/>
                <w:sz w:val="18"/>
              </w:rPr>
              <w:t>名称</w:t>
            </w:r>
          </w:p>
        </w:tc>
        <w:tc>
          <w:tcPr>
            <w:tcW w:w="1926"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307"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频率</w:t>
            </w:r>
          </w:p>
        </w:tc>
        <w:tc>
          <w:tcPr>
            <w:tcW w:w="1926"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占用带宽</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bandWidth</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调制方式</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modulate</w:t>
            </w:r>
          </w:p>
        </w:tc>
        <w:tc>
          <w:tcPr>
            <w:tcW w:w="1591" w:type="dxa"/>
          </w:tcPr>
          <w:p w:rsidR="0053017F" w:rsidRDefault="0053017F" w:rsidP="00B23596">
            <w:pPr>
              <w:ind w:firstLine="360"/>
              <w:rPr>
                <w:rFonts w:asciiTheme="minorEastAsia" w:hAnsiTheme="minorEastAsia"/>
                <w:sz w:val="18"/>
                <w:szCs w:val="18"/>
              </w:rPr>
            </w:pPr>
            <w:r>
              <w:rPr>
                <w:rFonts w:asciiTheme="minorEastAsia" w:hAnsiTheme="minorEastAsia" w:hint="eastAsia"/>
                <w:sz w:val="18"/>
                <w:szCs w:val="18"/>
              </w:rPr>
              <w:t>CHAR(12)</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经度</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Longitude</w:t>
            </w:r>
          </w:p>
        </w:tc>
        <w:tc>
          <w:tcPr>
            <w:tcW w:w="1591"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纬度</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L</w:t>
            </w:r>
            <w:r w:rsidRPr="00B34DBA">
              <w:rPr>
                <w:rFonts w:asciiTheme="minorEastAsia" w:hAnsiTheme="minorEastAsia" w:hint="eastAsia"/>
                <w:sz w:val="18"/>
                <w:szCs w:val="18"/>
              </w:rPr>
              <w:t>atitude</w:t>
            </w:r>
          </w:p>
        </w:tc>
        <w:tc>
          <w:tcPr>
            <w:tcW w:w="1591"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360"/>
              <w:rPr>
                <w:rFonts w:ascii="宋体" w:hAnsi="宋体" w:cs="宋体"/>
                <w:color w:val="000000"/>
                <w:kern w:val="0"/>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监测时间</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monitorTime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业务类型</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businessType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12</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发射时段</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launchTime</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hint="eastAsia"/>
                <w:sz w:val="18"/>
                <w:szCs w:val="18"/>
              </w:rPr>
              <w:t>CHAR(48)</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场强最大值</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levels</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360"/>
              <w:rPr>
                <w:rFonts w:ascii="宋体" w:hAnsi="宋体" w:cs="宋体"/>
                <w:color w:val="000000"/>
                <w:kern w:val="0"/>
                <w:sz w:val="18"/>
              </w:rPr>
            </w:pPr>
          </w:p>
        </w:tc>
        <w:tc>
          <w:tcPr>
            <w:tcW w:w="1235" w:type="dxa"/>
          </w:tcPr>
          <w:p w:rsidR="0053017F" w:rsidRPr="00501933" w:rsidRDefault="0053017F" w:rsidP="00B23596">
            <w:pPr>
              <w:ind w:firstLine="360"/>
              <w:rPr>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测试次数</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testNumber</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1190" w:type="dxa"/>
          </w:tcPr>
          <w:p w:rsidR="0053017F"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占用度</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occupancy</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统计门限</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threshold</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示向度</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direction</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B34DBA"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等级</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grade</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CHAR(12)</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背景噪声</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noise</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以往对比</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compared</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12</w:t>
            </w:r>
            <w:r w:rsidRPr="006E7464">
              <w:rPr>
                <w:rFonts w:asciiTheme="minorEastAsia" w:hAnsiTheme="minorEastAsia" w:hint="eastAsia"/>
                <w:sz w:val="18"/>
                <w:szCs w:val="18"/>
              </w:rPr>
              <w:t>)</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490C39">
        <w:tc>
          <w:tcPr>
            <w:tcW w:w="1307"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备注</w:t>
            </w:r>
          </w:p>
        </w:tc>
        <w:tc>
          <w:tcPr>
            <w:tcW w:w="1926" w:type="dxa"/>
          </w:tcPr>
          <w:p w:rsidR="0053017F" w:rsidRPr="00B34DBA" w:rsidRDefault="0053017F" w:rsidP="00B23596">
            <w:pPr>
              <w:ind w:firstLine="360"/>
              <w:rPr>
                <w:rFonts w:asciiTheme="minorEastAsia" w:hAnsiTheme="minorEastAsia"/>
                <w:sz w:val="18"/>
                <w:szCs w:val="18"/>
              </w:rPr>
            </w:pPr>
            <w:r w:rsidRPr="00B34DBA">
              <w:rPr>
                <w:rFonts w:asciiTheme="minorEastAsia" w:hAnsiTheme="minor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26"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07"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926"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城市</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ity</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监测人</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Pr="00170E84"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监测地</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原始数据</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O</w:t>
            </w:r>
            <w:r>
              <w:rPr>
                <w:rFonts w:asciiTheme="minorEastAsia" w:hAnsiTheme="minorEastAsia" w:hint="eastAsia"/>
                <w:sz w:val="18"/>
                <w:szCs w:val="18"/>
              </w:rPr>
              <w:t>riginal</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中频图</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reqgrap</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B23596">
            <w:pPr>
              <w:widowControl/>
              <w:ind w:firstLine="360"/>
              <w:jc w:val="left"/>
              <w:rPr>
                <w:rFonts w:ascii="宋体" w:hAnsi="宋体" w:cs="宋体"/>
                <w:color w:val="000000"/>
                <w:kern w:val="0"/>
                <w:sz w:val="18"/>
                <w:szCs w:val="18"/>
              </w:rPr>
            </w:pPr>
            <w:proofErr w:type="gramStart"/>
            <w:r>
              <w:rPr>
                <w:rFonts w:ascii="宋体" w:hAnsi="宋体" w:cs="宋体" w:hint="eastAsia"/>
                <w:color w:val="000000"/>
                <w:kern w:val="0"/>
                <w:sz w:val="18"/>
                <w:szCs w:val="18"/>
              </w:rPr>
              <w:t>示向图</w:t>
            </w:r>
            <w:proofErr w:type="gramEnd"/>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iregrap</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307" w:type="dxa"/>
          </w:tcPr>
          <w:p w:rsidR="00EB364A" w:rsidRDefault="00EB364A"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定位图</w:t>
            </w:r>
          </w:p>
        </w:tc>
        <w:tc>
          <w:tcPr>
            <w:tcW w:w="1926" w:type="dxa"/>
          </w:tcPr>
          <w:p w:rsidR="00EB364A" w:rsidRPr="006E7464" w:rsidRDefault="00EB364A" w:rsidP="00B23596">
            <w:pPr>
              <w:ind w:firstLine="360"/>
              <w:rPr>
                <w:rFonts w:asciiTheme="minorEastAsia" w:hAnsiTheme="minorEastAsia"/>
                <w:sz w:val="18"/>
                <w:szCs w:val="18"/>
              </w:rPr>
            </w:pPr>
            <w:r>
              <w:rPr>
                <w:rFonts w:asciiTheme="minorEastAsia" w:hAnsiTheme="minorEastAsia" w:hint="eastAsia"/>
                <w:sz w:val="18"/>
                <w:szCs w:val="18"/>
              </w:rPr>
              <w:t>locagrap</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53017F" w:rsidRPr="00E354AF" w:rsidRDefault="0053017F" w:rsidP="007D6A36">
      <w:pPr>
        <w:pStyle w:val="5"/>
      </w:pPr>
      <w:r>
        <w:rPr>
          <w:rStyle w:val="aa"/>
          <w:rFonts w:hint="eastAsia"/>
        </w:rPr>
        <w:lastRenderedPageBreak/>
        <w:t>图形数据</w:t>
      </w:r>
      <w:r w:rsidRPr="001D4348">
        <w:rPr>
          <w:rStyle w:val="aa"/>
          <w:rFonts w:hint="eastAsia"/>
        </w:rPr>
        <w:t>表</w:t>
      </w:r>
      <w:r>
        <w:rPr>
          <w:rStyle w:val="aa"/>
          <w:rFonts w:hint="eastAsia"/>
        </w:rPr>
        <w:t>EMCUDPJCGraphic</w:t>
      </w:r>
    </w:p>
    <w:p w:rsidR="0053017F" w:rsidRPr="00E354AF" w:rsidRDefault="0053017F" w:rsidP="00B23596">
      <w:pPr>
        <w:ind w:firstLine="420"/>
      </w:pPr>
      <w:r>
        <w:rPr>
          <w:rFonts w:hint="eastAsia"/>
        </w:rPr>
        <w:t>编号</w:t>
      </w:r>
      <w:r>
        <w:rPr>
          <w:rFonts w:hint="eastAsia"/>
        </w:rPr>
        <w:t>bh</w:t>
      </w:r>
      <w:r>
        <w:rPr>
          <w:rFonts w:hint="eastAsia"/>
          <w:sz w:val="20"/>
        </w:rPr>
        <w:t>命名为：</w:t>
      </w:r>
      <w:r>
        <w:rPr>
          <w:rFonts w:hint="eastAsia"/>
          <w:sz w:val="20"/>
        </w:rPr>
        <w:t xml:space="preserve">DPJC- </w:t>
      </w:r>
      <w:r>
        <w:rPr>
          <w:rFonts w:hint="eastAsia"/>
          <w:sz w:val="20"/>
        </w:rPr>
        <w:t>图形类型</w:t>
      </w:r>
      <w:r>
        <w:rPr>
          <w:rFonts w:hint="eastAsia"/>
          <w:sz w:val="20"/>
        </w:rPr>
        <w:t>-</w:t>
      </w:r>
      <w:r>
        <w:rPr>
          <w:rFonts w:hint="eastAsia"/>
          <w:sz w:val="20"/>
        </w:rPr>
        <w:t>起始时间（精确到天）</w:t>
      </w:r>
      <w:r>
        <w:rPr>
          <w:rFonts w:hint="eastAsia"/>
          <w:sz w:val="20"/>
        </w:rPr>
        <w:t>-</w:t>
      </w:r>
      <w:r>
        <w:rPr>
          <w:rFonts w:hint="eastAsia"/>
          <w:sz w:val="20"/>
        </w:rPr>
        <w:t>中心频率</w:t>
      </w:r>
      <w:r>
        <w:rPr>
          <w:rFonts w:hint="eastAsia"/>
          <w:sz w:val="20"/>
        </w:rPr>
        <w:t xml:space="preserve"> -</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53017F" w:rsidRPr="00501933" w:rsidRDefault="0053017F"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Default="0053017F" w:rsidP="007D6A36">
      <w:pPr>
        <w:pStyle w:val="5"/>
        <w:rPr>
          <w:rStyle w:val="aa"/>
        </w:rPr>
      </w:pPr>
      <w:r>
        <w:rPr>
          <w:rStyle w:val="aa"/>
          <w:rFonts w:hint="eastAsia"/>
        </w:rPr>
        <w:t>音频数据</w:t>
      </w:r>
      <w:r w:rsidRPr="001D4348">
        <w:rPr>
          <w:rStyle w:val="aa"/>
          <w:rFonts w:hint="eastAsia"/>
        </w:rPr>
        <w:t>表</w:t>
      </w:r>
      <w:r>
        <w:rPr>
          <w:rStyle w:val="aa"/>
          <w:rFonts w:hint="eastAsia"/>
        </w:rPr>
        <w:t>EMCUDPJCAudio</w:t>
      </w:r>
    </w:p>
    <w:p w:rsidR="0053017F" w:rsidRPr="00E354AF" w:rsidRDefault="0053017F" w:rsidP="00B23596">
      <w:pPr>
        <w:ind w:firstLine="420"/>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 xml:space="preserve"> -</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182A5E">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182A5E">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182A5E">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182A5E">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182A5E">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182A5E">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182A5E">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182A5E">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182A5E">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182A5E">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182A5E">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EB364A" w:rsidRPr="00943B25" w:rsidTr="00182A5E">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82A5E">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182A5E">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82A5E">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182A5E">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Pr="00EA62C1" w:rsidRDefault="0053017F" w:rsidP="007D6A36">
      <w:pPr>
        <w:pStyle w:val="5"/>
      </w:pPr>
      <w:r>
        <w:rPr>
          <w:rStyle w:val="aa"/>
          <w:rFonts w:hint="eastAsia"/>
        </w:rPr>
        <w:t>视频数据</w:t>
      </w:r>
      <w:r w:rsidRPr="001D4348">
        <w:rPr>
          <w:rStyle w:val="aa"/>
          <w:rFonts w:hint="eastAsia"/>
        </w:rPr>
        <w:t>表</w:t>
      </w:r>
      <w:r>
        <w:rPr>
          <w:rStyle w:val="aa"/>
          <w:rFonts w:hint="eastAsia"/>
        </w:rPr>
        <w:t>EMCUDPJCVideo</w:t>
      </w:r>
    </w:p>
    <w:p w:rsidR="0053017F" w:rsidRPr="00E354AF" w:rsidRDefault="0053017F" w:rsidP="00B23596">
      <w:pPr>
        <w:ind w:firstLine="420"/>
      </w:pPr>
      <w:r>
        <w:rPr>
          <w:rFonts w:hint="eastAsia"/>
        </w:rPr>
        <w:t>编号</w:t>
      </w:r>
      <w:r>
        <w:rPr>
          <w:rFonts w:hint="eastAsia"/>
        </w:rPr>
        <w:t>bh</w:t>
      </w:r>
      <w:r>
        <w:rPr>
          <w:rFonts w:hint="eastAsia"/>
          <w:sz w:val="20"/>
        </w:rPr>
        <w:t>命名为：</w:t>
      </w:r>
      <w:r>
        <w:rPr>
          <w:rFonts w:hint="eastAsia"/>
          <w:sz w:val="20"/>
        </w:rPr>
        <w:t>DPJC-</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324" w:type="dxa"/>
          </w:tcPr>
          <w:p w:rsidR="0053017F" w:rsidRPr="001B36E4" w:rsidRDefault="0053017F" w:rsidP="00B23596">
            <w:pPr>
              <w:ind w:firstLine="361"/>
              <w:jc w:val="center"/>
              <w:rPr>
                <w:b/>
                <w:sz w:val="18"/>
              </w:rPr>
            </w:pPr>
            <w:r w:rsidRPr="001B36E4">
              <w:rPr>
                <w:rFonts w:hint="eastAsia"/>
                <w:b/>
                <w:sz w:val="18"/>
              </w:rPr>
              <w:t>是否空</w:t>
            </w:r>
          </w:p>
        </w:tc>
        <w:tc>
          <w:tcPr>
            <w:tcW w:w="1184"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324" w:type="dxa"/>
          </w:tcPr>
          <w:p w:rsidR="0053017F" w:rsidRPr="00501933" w:rsidRDefault="0053017F" w:rsidP="00B23596">
            <w:pPr>
              <w:ind w:firstLine="360"/>
              <w:rPr>
                <w:sz w:val="18"/>
              </w:rPr>
            </w:pPr>
            <w:r>
              <w:rPr>
                <w:rFonts w:hint="eastAsia"/>
                <w:sz w:val="18"/>
              </w:rPr>
              <w:t>N</w:t>
            </w: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53017F" w:rsidRPr="00501933" w:rsidRDefault="0053017F" w:rsidP="00B23596">
            <w:pPr>
              <w:ind w:firstLine="360"/>
              <w:rPr>
                <w:rFonts w:asciiTheme="minorEastAsia" w:hAnsiTheme="minorEastAsia"/>
                <w:sz w:val="18"/>
                <w:szCs w:val="18"/>
              </w:rPr>
            </w:pPr>
            <w:r>
              <w:rPr>
                <w:rFonts w:asciiTheme="minorEastAsia" w:hAnsiTheme="minorEastAsia" w:hint="eastAsia"/>
                <w:sz w:val="18"/>
                <w:szCs w:val="18"/>
              </w:rPr>
              <w:t>EndFrequence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Pr="00981BFC" w:rsidRDefault="0053017F" w:rsidP="00B23596">
      <w:pPr>
        <w:ind w:firstLine="420"/>
      </w:pPr>
    </w:p>
    <w:p w:rsidR="0053017F" w:rsidRPr="007D6A36" w:rsidRDefault="0053017F" w:rsidP="007D6A36">
      <w:pPr>
        <w:pStyle w:val="4"/>
      </w:pPr>
      <w:r w:rsidRPr="007D6A36">
        <w:rPr>
          <w:rFonts w:hint="eastAsia"/>
        </w:rPr>
        <w:t>频段扫描数据</w:t>
      </w:r>
    </w:p>
    <w:p w:rsidR="0053017F" w:rsidRDefault="0053017F" w:rsidP="007D6A36">
      <w:pPr>
        <w:pStyle w:val="5"/>
      </w:pPr>
      <w:r w:rsidRPr="001D4348">
        <w:rPr>
          <w:rStyle w:val="aa"/>
          <w:rFonts w:hint="eastAsia"/>
        </w:rPr>
        <w:t>索引表</w:t>
      </w:r>
      <w:r>
        <w:rPr>
          <w:rFonts w:hint="eastAsia"/>
        </w:rPr>
        <w:t>EMCUPDSM</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最低频率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8238" w:type="dxa"/>
        <w:tblLayout w:type="fixed"/>
        <w:tblLook w:val="04A0" w:firstRow="1" w:lastRow="0" w:firstColumn="1" w:lastColumn="0" w:noHBand="0" w:noVBand="1"/>
      </w:tblPr>
      <w:tblGrid>
        <w:gridCol w:w="1384"/>
        <w:gridCol w:w="1985"/>
        <w:gridCol w:w="1417"/>
        <w:gridCol w:w="851"/>
        <w:gridCol w:w="708"/>
        <w:gridCol w:w="1893"/>
      </w:tblGrid>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为空</w:t>
            </w:r>
          </w:p>
        </w:tc>
        <w:tc>
          <w:tcPr>
            <w:tcW w:w="1893"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53017F" w:rsidTr="00490C39">
        <w:tc>
          <w:tcPr>
            <w:tcW w:w="1384"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频段扫描</w:t>
            </w:r>
            <w:r w:rsidRPr="006E7464">
              <w:rPr>
                <w:rFonts w:asciiTheme="minorEastAsia" w:hAnsiTheme="minorEastAsia" w:hint="eastAsia"/>
                <w:sz w:val="18"/>
                <w:szCs w:val="18"/>
              </w:rPr>
              <w:t>编号</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CHAR(</w:t>
            </w:r>
            <w:r w:rsidR="00A326B7">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417" w:type="dxa"/>
          </w:tcPr>
          <w:p w:rsidR="0053017F" w:rsidRPr="00943B25" w:rsidRDefault="0053017F" w:rsidP="00182A5E">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417" w:type="dxa"/>
          </w:tcPr>
          <w:p w:rsidR="0053017F" w:rsidRPr="00943B25" w:rsidRDefault="0053017F" w:rsidP="00182A5E">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监测数目</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NO</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监测类型</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T</w:t>
            </w:r>
            <w:r>
              <w:rPr>
                <w:rFonts w:asciiTheme="minorEastAsia" w:hAnsiTheme="minorEastAsia" w:hint="eastAsia"/>
                <w:sz w:val="18"/>
                <w:szCs w:val="18"/>
              </w:rPr>
              <w:t>ype</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最低频率</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StartFrequence</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最高频率</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EndFrequence</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步长</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Step</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startTime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lastRenderedPageBreak/>
              <w:t>监测终止时间</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中频带宽</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BandWidth</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RPr="00943B25"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射频衰减</w:t>
            </w:r>
          </w:p>
        </w:tc>
        <w:tc>
          <w:tcPr>
            <w:tcW w:w="1985"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RadioF</w:t>
            </w:r>
            <w:r w:rsidRPr="006E7464">
              <w:rPr>
                <w:rFonts w:asciiTheme="minorEastAsia" w:hAnsiTheme="minorEastAsia"/>
                <w:sz w:val="18"/>
                <w:szCs w:val="18"/>
              </w:rPr>
              <w:t>reattenuation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中频衰减</w:t>
            </w:r>
          </w:p>
        </w:tc>
        <w:tc>
          <w:tcPr>
            <w:tcW w:w="1985" w:type="dxa"/>
          </w:tcPr>
          <w:p w:rsidR="0053017F" w:rsidRPr="006E7464" w:rsidRDefault="0053017F" w:rsidP="00182A5E">
            <w:pPr>
              <w:rPr>
                <w:rFonts w:asciiTheme="minorEastAsia" w:hAnsiTheme="minorEastAsia"/>
                <w:sz w:val="18"/>
                <w:szCs w:val="18"/>
              </w:rPr>
            </w:pPr>
            <w:r w:rsidRPr="006E7464">
              <w:rPr>
                <w:rFonts w:asciiTheme="minorEastAsia" w:hAnsiTheme="minorEastAsia"/>
                <w:sz w:val="18"/>
                <w:szCs w:val="18"/>
              </w:rPr>
              <w:t>mid</w:t>
            </w:r>
            <w:r w:rsidRPr="006E7464">
              <w:rPr>
                <w:rFonts w:asciiTheme="minorEastAsia" w:hAnsiTheme="minorEastAsia" w:hint="eastAsia"/>
                <w:sz w:val="18"/>
                <w:szCs w:val="18"/>
              </w:rPr>
              <w:t>F</w:t>
            </w:r>
            <w:r w:rsidRPr="006E7464">
              <w:rPr>
                <w:rFonts w:asciiTheme="minorEastAsia" w:hAnsiTheme="minorEastAsia"/>
                <w:sz w:val="18"/>
                <w:szCs w:val="18"/>
              </w:rPr>
              <w:t>reattenuation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170E84" w:rsidRDefault="0053017F" w:rsidP="00182A5E">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前置放大器</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Amplifier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解调</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DeModen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检波器</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Detector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Data</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lob</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RPr="00943B25" w:rsidTr="00490C39">
        <w:tc>
          <w:tcPr>
            <w:tcW w:w="1384" w:type="dxa"/>
            <w:vAlign w:val="center"/>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omments</w:t>
            </w:r>
          </w:p>
        </w:tc>
        <w:tc>
          <w:tcPr>
            <w:tcW w:w="1417" w:type="dxa"/>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EB364A" w:rsidRPr="00943B25" w:rsidTr="00EB364A">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bl>
    <w:p w:rsidR="0053017F" w:rsidRPr="00641222" w:rsidRDefault="0053017F" w:rsidP="00B23596">
      <w:pPr>
        <w:ind w:firstLine="420"/>
      </w:pPr>
    </w:p>
    <w:p w:rsidR="0053017F" w:rsidRDefault="0053017F" w:rsidP="007D6A36">
      <w:pPr>
        <w:pStyle w:val="5"/>
      </w:pPr>
      <w:r>
        <w:rPr>
          <w:rStyle w:val="aa"/>
          <w:rFonts w:hint="eastAsia"/>
        </w:rPr>
        <w:t>频段扫描</w:t>
      </w:r>
      <w:r w:rsidRPr="001D4348">
        <w:rPr>
          <w:rStyle w:val="aa"/>
          <w:rFonts w:hint="eastAsia"/>
        </w:rPr>
        <w:t>数据表</w:t>
      </w:r>
      <w:r>
        <w:rPr>
          <w:rFonts w:hint="eastAsia"/>
        </w:rPr>
        <w:t>EMCUPDSMdata</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最低频率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53017F" w:rsidRPr="00943B25" w:rsidTr="00490C39">
        <w:tc>
          <w:tcPr>
            <w:tcW w:w="1710" w:type="dxa"/>
          </w:tcPr>
          <w:p w:rsidR="0053017F" w:rsidRPr="001B36E4" w:rsidRDefault="0053017F" w:rsidP="00B23596">
            <w:pPr>
              <w:ind w:firstLine="361"/>
              <w:jc w:val="center"/>
              <w:rPr>
                <w:b/>
                <w:sz w:val="18"/>
              </w:rPr>
            </w:pPr>
            <w:r w:rsidRPr="001B36E4">
              <w:rPr>
                <w:rFonts w:hint="eastAsia"/>
                <w:b/>
                <w:sz w:val="18"/>
              </w:rPr>
              <w:t>名称</w:t>
            </w:r>
          </w:p>
        </w:tc>
        <w:tc>
          <w:tcPr>
            <w:tcW w:w="1704" w:type="dxa"/>
          </w:tcPr>
          <w:p w:rsidR="0053017F" w:rsidRPr="001B36E4" w:rsidRDefault="0053017F" w:rsidP="00B23596">
            <w:pPr>
              <w:ind w:firstLine="361"/>
              <w:jc w:val="center"/>
              <w:rPr>
                <w:b/>
                <w:sz w:val="18"/>
              </w:rPr>
            </w:pPr>
            <w:r w:rsidRPr="001B36E4">
              <w:rPr>
                <w:rFonts w:hint="eastAsia"/>
                <w:b/>
                <w:sz w:val="18"/>
              </w:rPr>
              <w:t>列名</w:t>
            </w:r>
          </w:p>
        </w:tc>
        <w:tc>
          <w:tcPr>
            <w:tcW w:w="1704" w:type="dxa"/>
          </w:tcPr>
          <w:p w:rsidR="0053017F" w:rsidRPr="001B36E4" w:rsidRDefault="0053017F" w:rsidP="00B23596">
            <w:pPr>
              <w:ind w:firstLine="361"/>
              <w:jc w:val="center"/>
              <w:rPr>
                <w:b/>
                <w:sz w:val="18"/>
              </w:rPr>
            </w:pPr>
            <w:r w:rsidRPr="001B36E4">
              <w:rPr>
                <w:rFonts w:hint="eastAsia"/>
                <w:b/>
                <w:sz w:val="18"/>
              </w:rPr>
              <w:t>类型</w:t>
            </w:r>
          </w:p>
        </w:tc>
        <w:tc>
          <w:tcPr>
            <w:tcW w:w="1707" w:type="dxa"/>
          </w:tcPr>
          <w:p w:rsidR="0053017F" w:rsidRPr="001B36E4" w:rsidRDefault="0053017F"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710" w:type="dxa"/>
          </w:tcPr>
          <w:p w:rsidR="0053017F" w:rsidRPr="00943B25" w:rsidRDefault="0053017F" w:rsidP="00B23596">
            <w:pPr>
              <w:ind w:firstLine="360"/>
              <w:rPr>
                <w:sz w:val="18"/>
              </w:rPr>
            </w:pPr>
            <w:r>
              <w:rPr>
                <w:rFonts w:hint="eastAsia"/>
                <w:sz w:val="18"/>
              </w:rPr>
              <w:t>编号</w:t>
            </w:r>
          </w:p>
        </w:tc>
        <w:tc>
          <w:tcPr>
            <w:tcW w:w="1704" w:type="dxa"/>
          </w:tcPr>
          <w:p w:rsidR="0053017F" w:rsidRDefault="0053017F" w:rsidP="00B23596">
            <w:pPr>
              <w:ind w:firstLine="360"/>
              <w:rPr>
                <w:sz w:val="18"/>
              </w:rPr>
            </w:pPr>
            <w:r>
              <w:rPr>
                <w:rFonts w:hint="eastAsia"/>
                <w:sz w:val="18"/>
              </w:rPr>
              <w:t>BH</w:t>
            </w:r>
          </w:p>
        </w:tc>
        <w:tc>
          <w:tcPr>
            <w:tcW w:w="1704" w:type="dxa"/>
          </w:tcPr>
          <w:p w:rsidR="0053017F" w:rsidRDefault="0053017F"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53017F" w:rsidRDefault="0053017F" w:rsidP="00B23596">
            <w:pPr>
              <w:ind w:firstLine="420"/>
              <w:rPr>
                <w:sz w:val="18"/>
              </w:rPr>
            </w:pPr>
            <w:r>
              <w:rPr>
                <w:rFonts w:hint="eastAsia"/>
              </w:rPr>
              <w:t>Y/N</w:t>
            </w:r>
          </w:p>
        </w:tc>
        <w:tc>
          <w:tcPr>
            <w:tcW w:w="1697" w:type="dxa"/>
          </w:tcPr>
          <w:p w:rsidR="0053017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时间</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频率</w:t>
            </w:r>
          </w:p>
        </w:tc>
        <w:tc>
          <w:tcPr>
            <w:tcW w:w="1704" w:type="dxa"/>
          </w:tcPr>
          <w:p w:rsidR="0053017F" w:rsidRPr="00943B25" w:rsidRDefault="0053017F"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umber(12,2)</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sz w:val="18"/>
              </w:rPr>
              <w:t>L</w:t>
            </w:r>
            <w:r>
              <w:rPr>
                <w:rFonts w:hint="eastAsia"/>
                <w:sz w:val="18"/>
              </w:rPr>
              <w:t>evel</w:t>
            </w:r>
            <w:r>
              <w:rPr>
                <w:rFonts w:hint="eastAsia"/>
                <w:sz w:val="18"/>
              </w:rPr>
              <w:t>值</w:t>
            </w:r>
            <w:r>
              <w:rPr>
                <w:rFonts w:hint="eastAsia"/>
                <w:sz w:val="18"/>
              </w:rPr>
              <w:t xml:space="preserve"> </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LEVELS</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53017F" w:rsidRDefault="0053017F" w:rsidP="00B23596">
            <w:pPr>
              <w:ind w:firstLine="420"/>
            </w:pPr>
            <w:r>
              <w:rPr>
                <w:rFonts w:hint="eastAsia"/>
              </w:rPr>
              <w:t>N/N</w:t>
            </w:r>
          </w:p>
        </w:tc>
        <w:tc>
          <w:tcPr>
            <w:tcW w:w="1697" w:type="dxa"/>
          </w:tcPr>
          <w:p w:rsidR="0053017F" w:rsidRPr="00F1078F" w:rsidRDefault="0053017F" w:rsidP="00B23596">
            <w:pPr>
              <w:ind w:firstLine="360"/>
              <w:rPr>
                <w:sz w:val="18"/>
              </w:rPr>
            </w:pPr>
          </w:p>
        </w:tc>
      </w:tr>
    </w:tbl>
    <w:p w:rsidR="0053017F" w:rsidRDefault="0053017F" w:rsidP="007D6A36">
      <w:pPr>
        <w:pStyle w:val="5"/>
      </w:pPr>
      <w:r>
        <w:rPr>
          <w:rStyle w:val="aa"/>
          <w:rFonts w:hint="eastAsia"/>
        </w:rPr>
        <w:t>图形数据</w:t>
      </w:r>
      <w:r w:rsidRPr="001D4348">
        <w:rPr>
          <w:rStyle w:val="aa"/>
          <w:rFonts w:hint="eastAsia"/>
        </w:rPr>
        <w:t>表</w:t>
      </w:r>
      <w:r>
        <w:rPr>
          <w:rStyle w:val="aa"/>
          <w:rFonts w:hint="eastAsia"/>
        </w:rPr>
        <w:t>EMCU</w:t>
      </w:r>
      <w:r>
        <w:rPr>
          <w:rFonts w:hint="eastAsia"/>
        </w:rPr>
        <w:t>PDSM</w:t>
      </w:r>
      <w:r>
        <w:rPr>
          <w:rStyle w:val="aa"/>
          <w:rFonts w:hint="eastAsia"/>
        </w:rPr>
        <w:t>Graphic</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图形类型：起始时间（精确到天）</w:t>
      </w:r>
      <w:r>
        <w:rPr>
          <w:rFonts w:hint="eastAsia"/>
          <w:sz w:val="20"/>
        </w:rPr>
        <w:t>-</w:t>
      </w:r>
      <w:r>
        <w:rPr>
          <w:rFonts w:hint="eastAsia"/>
          <w:sz w:val="20"/>
        </w:rPr>
        <w:t>最低频率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53017F" w:rsidRPr="00501933" w:rsidRDefault="0053017F"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53017F" w:rsidRDefault="0053017F" w:rsidP="00B23596">
            <w:pPr>
              <w:ind w:firstLine="360"/>
              <w:rPr>
                <w:sz w:val="18"/>
              </w:rPr>
            </w:pPr>
            <w:r>
              <w:rPr>
                <w:rFonts w:hint="eastAsia"/>
                <w:sz w:val="18"/>
              </w:rPr>
              <w:t>Y</w:t>
            </w:r>
          </w:p>
        </w:tc>
        <w:tc>
          <w:tcPr>
            <w:tcW w:w="1273" w:type="dxa"/>
          </w:tcPr>
          <w:p w:rsidR="0053017F"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hint="eastAsia"/>
                <w:sz w:val="18"/>
                <w:szCs w:val="18"/>
              </w:rPr>
              <w:t>start</w:t>
            </w: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ndFrequence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lastRenderedPageBreak/>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273" w:type="dxa"/>
          </w:tcPr>
          <w:p w:rsidR="00EB364A" w:rsidRDefault="00EB364A" w:rsidP="00B23596">
            <w:pPr>
              <w:widowControl/>
              <w:ind w:firstLine="360"/>
              <w:jc w:val="left"/>
              <w:rPr>
                <w:rFonts w:ascii="宋体" w:hAnsi="宋体" w:cs="宋体"/>
                <w:color w:val="000000"/>
                <w:kern w:val="0"/>
                <w:sz w:val="18"/>
              </w:rPr>
            </w:pPr>
          </w:p>
        </w:tc>
        <w:tc>
          <w:tcPr>
            <w:tcW w:w="1235" w:type="dxa"/>
          </w:tcPr>
          <w:p w:rsidR="00EB364A" w:rsidRDefault="00EB364A"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Default="0053017F" w:rsidP="007D6A36">
      <w:pPr>
        <w:pStyle w:val="5"/>
        <w:rPr>
          <w:rStyle w:val="aa"/>
        </w:rPr>
      </w:pPr>
      <w:r>
        <w:rPr>
          <w:rStyle w:val="aa"/>
          <w:rFonts w:hint="eastAsia"/>
        </w:rPr>
        <w:t>视频数据</w:t>
      </w:r>
      <w:r w:rsidRPr="001D4348">
        <w:rPr>
          <w:rStyle w:val="aa"/>
          <w:rFonts w:hint="eastAsia"/>
        </w:rPr>
        <w:t>表</w:t>
      </w:r>
      <w:r>
        <w:rPr>
          <w:rStyle w:val="aa"/>
          <w:rFonts w:hint="eastAsia"/>
        </w:rPr>
        <w:t>EMCU</w:t>
      </w:r>
      <w:r>
        <w:rPr>
          <w:rFonts w:hint="eastAsia"/>
        </w:rPr>
        <w:t>PDSM</w:t>
      </w:r>
      <w:r>
        <w:rPr>
          <w:rStyle w:val="aa"/>
          <w:rFonts w:hint="eastAsia"/>
        </w:rPr>
        <w:t>Video</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PDSM-</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324" w:type="dxa"/>
          </w:tcPr>
          <w:p w:rsidR="0053017F" w:rsidRPr="001B36E4" w:rsidRDefault="0053017F" w:rsidP="00B23596">
            <w:pPr>
              <w:ind w:firstLine="361"/>
              <w:jc w:val="center"/>
              <w:rPr>
                <w:b/>
                <w:sz w:val="18"/>
              </w:rPr>
            </w:pPr>
            <w:r w:rsidRPr="001B36E4">
              <w:rPr>
                <w:rFonts w:hint="eastAsia"/>
                <w:b/>
                <w:sz w:val="18"/>
              </w:rPr>
              <w:t>是否空</w:t>
            </w:r>
          </w:p>
        </w:tc>
        <w:tc>
          <w:tcPr>
            <w:tcW w:w="1184"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324" w:type="dxa"/>
          </w:tcPr>
          <w:p w:rsidR="0053017F" w:rsidRPr="00501933" w:rsidRDefault="0053017F" w:rsidP="00B23596">
            <w:pPr>
              <w:ind w:firstLine="360"/>
              <w:rPr>
                <w:sz w:val="18"/>
              </w:rPr>
            </w:pPr>
            <w:r>
              <w:rPr>
                <w:rFonts w:hint="eastAsia"/>
                <w:sz w:val="18"/>
              </w:rPr>
              <w:t>N</w:t>
            </w: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hint="eastAsia"/>
                <w:sz w:val="18"/>
                <w:szCs w:val="18"/>
              </w:rPr>
              <w:t>EndFrequence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526" w:type="dxa"/>
            <w:vAlign w:val="center"/>
          </w:tcPr>
          <w:p w:rsidR="00EB364A" w:rsidRDefault="00EB364A"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EB364A"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r w:rsidR="00EB364A" w:rsidRPr="00943B25" w:rsidTr="00EB364A">
        <w:tc>
          <w:tcPr>
            <w:tcW w:w="1526" w:type="dxa"/>
          </w:tcPr>
          <w:p w:rsidR="00EB364A" w:rsidRPr="00170E84" w:rsidRDefault="00EB364A"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EB364A" w:rsidRPr="006E7464" w:rsidRDefault="00EB364A"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EB364A" w:rsidRDefault="00EB364A" w:rsidP="00B23596">
            <w:pPr>
              <w:widowControl/>
              <w:ind w:firstLine="360"/>
              <w:jc w:val="left"/>
              <w:rPr>
                <w:rFonts w:ascii="宋体" w:hAnsi="宋体" w:cs="宋体"/>
                <w:color w:val="000000"/>
                <w:kern w:val="0"/>
                <w:sz w:val="18"/>
              </w:rPr>
            </w:pPr>
          </w:p>
        </w:tc>
        <w:tc>
          <w:tcPr>
            <w:tcW w:w="1324" w:type="dxa"/>
          </w:tcPr>
          <w:p w:rsidR="00EB364A" w:rsidRDefault="00EB364A" w:rsidP="00B23596">
            <w:pPr>
              <w:widowControl/>
              <w:ind w:firstLine="360"/>
              <w:jc w:val="left"/>
              <w:rPr>
                <w:rFonts w:ascii="宋体" w:hAnsi="宋体" w:cs="宋体"/>
                <w:color w:val="000000"/>
                <w:kern w:val="0"/>
                <w:sz w:val="18"/>
              </w:rPr>
            </w:pPr>
          </w:p>
        </w:tc>
        <w:tc>
          <w:tcPr>
            <w:tcW w:w="1184" w:type="dxa"/>
          </w:tcPr>
          <w:p w:rsidR="00EB364A" w:rsidRDefault="00EB364A" w:rsidP="00B23596">
            <w:pPr>
              <w:widowControl/>
              <w:ind w:firstLine="360"/>
              <w:jc w:val="left"/>
              <w:rPr>
                <w:rFonts w:ascii="宋体" w:hAnsi="宋体" w:cs="宋体"/>
                <w:color w:val="000000"/>
                <w:kern w:val="0"/>
                <w:sz w:val="18"/>
              </w:rPr>
            </w:pPr>
          </w:p>
        </w:tc>
      </w:tr>
    </w:tbl>
    <w:p w:rsidR="0053017F" w:rsidRPr="007D6A36" w:rsidRDefault="0053017F" w:rsidP="007D6A36">
      <w:pPr>
        <w:pStyle w:val="4"/>
      </w:pPr>
      <w:r w:rsidRPr="007D6A36">
        <w:rPr>
          <w:rFonts w:hint="eastAsia"/>
        </w:rPr>
        <w:t>单频测向数据</w:t>
      </w:r>
    </w:p>
    <w:p w:rsidR="0053017F" w:rsidRDefault="0053017F" w:rsidP="007D6A36">
      <w:pPr>
        <w:pStyle w:val="5"/>
      </w:pPr>
      <w:r w:rsidRPr="001D4348">
        <w:rPr>
          <w:rStyle w:val="aa"/>
          <w:rFonts w:hint="eastAsia"/>
        </w:rPr>
        <w:t>索引表</w:t>
      </w:r>
      <w:r>
        <w:rPr>
          <w:rFonts w:hint="eastAsia"/>
        </w:rPr>
        <w:t>EMCUDPCX</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8238" w:type="dxa"/>
        <w:tblLayout w:type="fixed"/>
        <w:tblLook w:val="04A0" w:firstRow="1" w:lastRow="0" w:firstColumn="1" w:lastColumn="0" w:noHBand="0" w:noVBand="1"/>
      </w:tblPr>
      <w:tblGrid>
        <w:gridCol w:w="1384"/>
        <w:gridCol w:w="1985"/>
        <w:gridCol w:w="1417"/>
        <w:gridCol w:w="851"/>
        <w:gridCol w:w="708"/>
        <w:gridCol w:w="1893"/>
      </w:tblGrid>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为空</w:t>
            </w:r>
          </w:p>
        </w:tc>
        <w:tc>
          <w:tcPr>
            <w:tcW w:w="1893"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C</w:t>
            </w:r>
            <w:r>
              <w:rPr>
                <w:rFonts w:asciiTheme="minorEastAsia" w:hAnsiTheme="minorEastAsia" w:hint="eastAsia"/>
                <w:sz w:val="18"/>
                <w:szCs w:val="18"/>
              </w:rPr>
              <w:t>har</w:t>
            </w:r>
            <w:r w:rsidRPr="006E7464">
              <w:rPr>
                <w:rFonts w:asciiTheme="minorEastAsia" w:hAnsiTheme="minorEastAsia" w:hint="eastAsia"/>
                <w:sz w:val="18"/>
                <w:szCs w:val="18"/>
              </w:rPr>
              <w:t>(</w:t>
            </w:r>
            <w:r w:rsidR="00A326B7">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经度</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Longitude</w:t>
            </w:r>
          </w:p>
        </w:tc>
        <w:tc>
          <w:tcPr>
            <w:tcW w:w="1417" w:type="dxa"/>
          </w:tcPr>
          <w:p w:rsidR="0053017F" w:rsidRPr="00943B25" w:rsidRDefault="0053017F" w:rsidP="00182A5E">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纬度</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Latitude</w:t>
            </w:r>
          </w:p>
        </w:tc>
        <w:tc>
          <w:tcPr>
            <w:tcW w:w="1417" w:type="dxa"/>
          </w:tcPr>
          <w:p w:rsidR="0053017F" w:rsidRPr="00943B25" w:rsidRDefault="0053017F" w:rsidP="00182A5E">
            <w:pPr>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t>测向带宽</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BandWidth</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lastRenderedPageBreak/>
              <w:t>音频带宽</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RadioWidth</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schema</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53017F" w:rsidRPr="006E7464" w:rsidRDefault="0053017F"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startTime</w:t>
            </w:r>
            <w:r>
              <w:rPr>
                <w:rFonts w:asciiTheme="minorEastAsia" w:hAnsiTheme="minorEastAsia"/>
                <w:sz w:val="18"/>
                <w:szCs w:val="18"/>
              </w:rPr>
              <w:tab/>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170E84" w:rsidRDefault="0053017F" w:rsidP="00182A5E">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Default="0053017F"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中心频率</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requence</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Default="0053017F"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监测数据 </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blob</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53017F" w:rsidRPr="006E7464" w:rsidRDefault="0053017F" w:rsidP="00B23596">
            <w:pPr>
              <w:ind w:firstLine="360"/>
              <w:rPr>
                <w:rFonts w:asciiTheme="minorEastAsia" w:hAnsiTheme="minorEastAsia"/>
                <w:sz w:val="18"/>
                <w:szCs w:val="18"/>
              </w:rPr>
            </w:pPr>
            <w:r w:rsidRPr="00B663AE">
              <w:rPr>
                <w:rFonts w:asciiTheme="minorEastAsia" w:hAnsiTheme="minorEastAsia"/>
                <w:sz w:val="18"/>
                <w:szCs w:val="18"/>
              </w:rPr>
              <w:t>M</w:t>
            </w:r>
            <w:r>
              <w:rPr>
                <w:rFonts w:asciiTheme="minorEastAsia" w:hAnsiTheme="minorEastAsia" w:hint="eastAsia"/>
                <w:sz w:val="18"/>
                <w:szCs w:val="18"/>
              </w:rPr>
              <w:t>onitorLocation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893" w:type="dxa"/>
          </w:tcPr>
          <w:p w:rsidR="0053017F" w:rsidRPr="006E7464" w:rsidRDefault="0053017F" w:rsidP="00B23596">
            <w:pPr>
              <w:ind w:firstLine="360"/>
              <w:rPr>
                <w:rFonts w:asciiTheme="minorEastAsia" w:hAnsiTheme="minorEastAsia"/>
                <w:sz w:val="18"/>
                <w:szCs w:val="18"/>
              </w:rPr>
            </w:pPr>
          </w:p>
        </w:tc>
      </w:tr>
      <w:tr w:rsidR="0053017F" w:rsidRPr="00943B25" w:rsidTr="00490C39">
        <w:tc>
          <w:tcPr>
            <w:tcW w:w="1384" w:type="dxa"/>
            <w:vAlign w:val="center"/>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w:t>
            </w:r>
          </w:p>
        </w:tc>
        <w:tc>
          <w:tcPr>
            <w:tcW w:w="1417" w:type="dxa"/>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53017F" w:rsidRPr="006E7464" w:rsidRDefault="0053017F" w:rsidP="00B23596">
            <w:pPr>
              <w:ind w:firstLine="360"/>
              <w:rPr>
                <w:rFonts w:asciiTheme="minorEastAsia" w:hAnsiTheme="minorEastAsia" w:cs="宋体"/>
                <w:color w:val="000000"/>
                <w:kern w:val="0"/>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53017F" w:rsidRPr="006E7464" w:rsidRDefault="0053017F" w:rsidP="00B23596">
            <w:pPr>
              <w:ind w:firstLine="360"/>
              <w:rPr>
                <w:rFonts w:asciiTheme="minorEastAsia" w:hAnsiTheme="minorEastAsia" w:cs="宋体"/>
                <w:color w:val="000000"/>
                <w:kern w:val="0"/>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893" w:type="dxa"/>
          </w:tcPr>
          <w:p w:rsidR="0053017F" w:rsidRPr="006E7464" w:rsidRDefault="0053017F" w:rsidP="00B23596">
            <w:pPr>
              <w:ind w:firstLine="360"/>
              <w:rPr>
                <w:rFonts w:asciiTheme="minorEastAsia" w:hAnsiTheme="minorEastAsia" w:cs="宋体"/>
                <w:color w:val="000000"/>
                <w:kern w:val="0"/>
                <w:sz w:val="18"/>
                <w:szCs w:val="18"/>
              </w:rPr>
            </w:pPr>
          </w:p>
        </w:tc>
      </w:tr>
      <w:tr w:rsidR="00EB364A" w:rsidRPr="00943B25" w:rsidTr="00182A5E">
        <w:trPr>
          <w:trHeight w:val="412"/>
        </w:trPr>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EB364A" w:rsidRDefault="00EB364A"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c>
          <w:tcPr>
            <w:tcW w:w="1893" w:type="dxa"/>
          </w:tcPr>
          <w:p w:rsidR="00EB364A" w:rsidRDefault="00EB364A" w:rsidP="00B23596">
            <w:pPr>
              <w:autoSpaceDE w:val="0"/>
              <w:autoSpaceDN w:val="0"/>
              <w:adjustRightInd w:val="0"/>
              <w:ind w:firstLine="400"/>
              <w:jc w:val="left"/>
              <w:rPr>
                <w:rFonts w:ascii="Courier New" w:hAnsi="Courier New" w:cs="Courier New"/>
                <w:color w:val="000000"/>
                <w:kern w:val="0"/>
                <w:sz w:val="20"/>
                <w:szCs w:val="20"/>
              </w:rPr>
            </w:pPr>
          </w:p>
        </w:tc>
      </w:tr>
      <w:tr w:rsidR="00EB364A" w:rsidRPr="00943B25" w:rsidTr="00EB364A">
        <w:tc>
          <w:tcPr>
            <w:tcW w:w="1384" w:type="dxa"/>
            <w:vAlign w:val="center"/>
          </w:tcPr>
          <w:p w:rsidR="00EB364A" w:rsidRPr="00413AD0" w:rsidRDefault="00EB364A"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EB364A" w:rsidRPr="006E7464" w:rsidRDefault="00EB364A"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EB364A" w:rsidRPr="006E7464" w:rsidRDefault="00EB364A" w:rsidP="00B23596">
            <w:pPr>
              <w:ind w:firstLine="360"/>
              <w:rPr>
                <w:rFonts w:asciiTheme="minorEastAsia" w:hAnsiTheme="minorEastAsia"/>
                <w:sz w:val="18"/>
                <w:szCs w:val="18"/>
              </w:rPr>
            </w:pPr>
          </w:p>
        </w:tc>
        <w:tc>
          <w:tcPr>
            <w:tcW w:w="708" w:type="dxa"/>
          </w:tcPr>
          <w:p w:rsidR="00EB364A" w:rsidRPr="006E7464" w:rsidRDefault="00EB364A" w:rsidP="00B23596">
            <w:pPr>
              <w:ind w:firstLine="360"/>
              <w:rPr>
                <w:rFonts w:asciiTheme="minorEastAsia" w:hAnsiTheme="minorEastAsia" w:cs="宋体"/>
                <w:color w:val="000000"/>
                <w:kern w:val="0"/>
                <w:sz w:val="18"/>
                <w:szCs w:val="18"/>
              </w:rPr>
            </w:pPr>
          </w:p>
        </w:tc>
        <w:tc>
          <w:tcPr>
            <w:tcW w:w="1893" w:type="dxa"/>
          </w:tcPr>
          <w:p w:rsidR="00EB364A" w:rsidRPr="006E7464" w:rsidRDefault="00EB364A" w:rsidP="00B23596">
            <w:pPr>
              <w:ind w:firstLine="360"/>
              <w:rPr>
                <w:rFonts w:asciiTheme="minorEastAsia" w:hAnsiTheme="minorEastAsia" w:cs="宋体"/>
                <w:color w:val="000000"/>
                <w:kern w:val="0"/>
                <w:sz w:val="18"/>
                <w:szCs w:val="18"/>
              </w:rPr>
            </w:pPr>
          </w:p>
        </w:tc>
      </w:tr>
    </w:tbl>
    <w:p w:rsidR="0053017F" w:rsidRDefault="0053017F" w:rsidP="007D6A36">
      <w:pPr>
        <w:pStyle w:val="5"/>
      </w:pPr>
      <w:r w:rsidRPr="001D4348">
        <w:rPr>
          <w:rStyle w:val="aa"/>
          <w:rFonts w:hint="eastAsia"/>
        </w:rPr>
        <w:t>数据表</w:t>
      </w:r>
      <w:r>
        <w:rPr>
          <w:rFonts w:hint="eastAsia"/>
        </w:rPr>
        <w:t>EMCUDPCXDATA</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53017F" w:rsidRPr="00943B25" w:rsidTr="00490C39">
        <w:tc>
          <w:tcPr>
            <w:tcW w:w="1710" w:type="dxa"/>
          </w:tcPr>
          <w:p w:rsidR="0053017F" w:rsidRPr="001B36E4" w:rsidRDefault="0053017F" w:rsidP="00B23596">
            <w:pPr>
              <w:ind w:firstLine="361"/>
              <w:jc w:val="center"/>
              <w:rPr>
                <w:b/>
                <w:sz w:val="18"/>
              </w:rPr>
            </w:pPr>
            <w:r w:rsidRPr="001B36E4">
              <w:rPr>
                <w:rFonts w:hint="eastAsia"/>
                <w:b/>
                <w:sz w:val="18"/>
              </w:rPr>
              <w:t>名称</w:t>
            </w:r>
          </w:p>
        </w:tc>
        <w:tc>
          <w:tcPr>
            <w:tcW w:w="1704" w:type="dxa"/>
          </w:tcPr>
          <w:p w:rsidR="0053017F" w:rsidRPr="001B36E4" w:rsidRDefault="0053017F" w:rsidP="00B23596">
            <w:pPr>
              <w:ind w:firstLine="361"/>
              <w:jc w:val="center"/>
              <w:rPr>
                <w:b/>
                <w:sz w:val="18"/>
              </w:rPr>
            </w:pPr>
            <w:r w:rsidRPr="001B36E4">
              <w:rPr>
                <w:rFonts w:hint="eastAsia"/>
                <w:b/>
                <w:sz w:val="18"/>
              </w:rPr>
              <w:t>列名</w:t>
            </w:r>
          </w:p>
        </w:tc>
        <w:tc>
          <w:tcPr>
            <w:tcW w:w="1704" w:type="dxa"/>
          </w:tcPr>
          <w:p w:rsidR="0053017F" w:rsidRPr="001B36E4" w:rsidRDefault="0053017F" w:rsidP="00B23596">
            <w:pPr>
              <w:ind w:firstLine="361"/>
              <w:jc w:val="center"/>
              <w:rPr>
                <w:b/>
                <w:sz w:val="18"/>
              </w:rPr>
            </w:pPr>
            <w:r w:rsidRPr="001B36E4">
              <w:rPr>
                <w:rFonts w:hint="eastAsia"/>
                <w:b/>
                <w:sz w:val="18"/>
              </w:rPr>
              <w:t>类型</w:t>
            </w:r>
          </w:p>
        </w:tc>
        <w:tc>
          <w:tcPr>
            <w:tcW w:w="1707" w:type="dxa"/>
          </w:tcPr>
          <w:p w:rsidR="0053017F" w:rsidRPr="001B36E4" w:rsidRDefault="0053017F"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710" w:type="dxa"/>
          </w:tcPr>
          <w:p w:rsidR="0053017F" w:rsidRPr="00943B25" w:rsidRDefault="0053017F" w:rsidP="00B23596">
            <w:pPr>
              <w:ind w:firstLine="360"/>
              <w:rPr>
                <w:sz w:val="18"/>
              </w:rPr>
            </w:pPr>
            <w:r>
              <w:rPr>
                <w:rFonts w:hint="eastAsia"/>
                <w:sz w:val="18"/>
              </w:rPr>
              <w:t>编号</w:t>
            </w:r>
          </w:p>
        </w:tc>
        <w:tc>
          <w:tcPr>
            <w:tcW w:w="1704" w:type="dxa"/>
          </w:tcPr>
          <w:p w:rsidR="0053017F" w:rsidRDefault="0053017F" w:rsidP="00B23596">
            <w:pPr>
              <w:ind w:firstLine="360"/>
              <w:rPr>
                <w:sz w:val="18"/>
              </w:rPr>
            </w:pPr>
            <w:r>
              <w:rPr>
                <w:rFonts w:hint="eastAsia"/>
                <w:sz w:val="18"/>
              </w:rPr>
              <w:t>BH</w:t>
            </w:r>
          </w:p>
        </w:tc>
        <w:tc>
          <w:tcPr>
            <w:tcW w:w="1704" w:type="dxa"/>
          </w:tcPr>
          <w:p w:rsidR="0053017F" w:rsidRDefault="0053017F"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53017F" w:rsidRDefault="0053017F" w:rsidP="00B23596">
            <w:pPr>
              <w:ind w:firstLine="420"/>
              <w:rPr>
                <w:sz w:val="18"/>
              </w:rPr>
            </w:pPr>
            <w:r>
              <w:rPr>
                <w:rFonts w:hint="eastAsia"/>
              </w:rPr>
              <w:t>Y/N</w:t>
            </w:r>
          </w:p>
        </w:tc>
        <w:tc>
          <w:tcPr>
            <w:tcW w:w="1697" w:type="dxa"/>
          </w:tcPr>
          <w:p w:rsidR="0053017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时间</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频率</w:t>
            </w:r>
          </w:p>
        </w:tc>
        <w:tc>
          <w:tcPr>
            <w:tcW w:w="1704" w:type="dxa"/>
          </w:tcPr>
          <w:p w:rsidR="0053017F" w:rsidRPr="00943B25" w:rsidRDefault="0053017F"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umber(12,2)</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 xml:space="preserve">Bearing </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Bearing</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Quality</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Quality</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level</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evels</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N</w:t>
            </w:r>
            <w:r>
              <w:rPr>
                <w:rFonts w:ascii="宋体" w:hAnsi="宋体" w:cs="宋体" w:hint="eastAsia"/>
                <w:color w:val="000000"/>
                <w:kern w:val="0"/>
                <w:sz w:val="18"/>
              </w:rPr>
              <w:t>umber(4,1)</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longitude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ongitude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latitude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atitude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bl>
    <w:p w:rsidR="0053017F" w:rsidRDefault="0053017F" w:rsidP="007D6A36">
      <w:pPr>
        <w:pStyle w:val="5"/>
        <w:rPr>
          <w:rStyle w:val="aa"/>
        </w:rPr>
      </w:pPr>
      <w:r>
        <w:rPr>
          <w:rStyle w:val="aa"/>
          <w:rFonts w:hint="eastAsia"/>
        </w:rPr>
        <w:t>信号参数登记表</w:t>
      </w:r>
      <w:r>
        <w:rPr>
          <w:rStyle w:val="aa"/>
          <w:rFonts w:hint="eastAsia"/>
        </w:rPr>
        <w:t>EMCU</w:t>
      </w:r>
      <w:r>
        <w:rPr>
          <w:rFonts w:hint="eastAsia"/>
        </w:rPr>
        <w:t>DPCX</w:t>
      </w:r>
      <w:r>
        <w:rPr>
          <w:rStyle w:val="aa"/>
          <w:rFonts w:hint="eastAsia"/>
        </w:rPr>
        <w:t>Parameter</w:t>
      </w:r>
    </w:p>
    <w:p w:rsidR="0053017F" w:rsidRPr="00DB39EE"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监测时间（精确到天）</w:t>
      </w:r>
      <w:r>
        <w:rPr>
          <w:rFonts w:hint="eastAsia"/>
          <w:sz w:val="20"/>
        </w:rPr>
        <w:t>-</w:t>
      </w:r>
      <w:r>
        <w:rPr>
          <w:rFonts w:hint="eastAsia"/>
          <w:sz w:val="20"/>
        </w:rPr>
        <w:t>频率</w:t>
      </w:r>
      <w:r>
        <w:rPr>
          <w:rFonts w:hint="eastAsia"/>
          <w:sz w:val="20"/>
        </w:rPr>
        <w:t>-</w:t>
      </w:r>
      <w:r>
        <w:rPr>
          <w:rFonts w:hint="eastAsia"/>
          <w:sz w:val="20"/>
        </w:rPr>
        <w:t>经度</w:t>
      </w:r>
      <w:r>
        <w:rPr>
          <w:rFonts w:hint="eastAsia"/>
          <w:sz w:val="20"/>
        </w:rPr>
        <w:t>-</w:t>
      </w:r>
      <w:r>
        <w:rPr>
          <w:rFonts w:hint="eastAsia"/>
          <w:sz w:val="20"/>
        </w:rPr>
        <w:t>纬度</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频率</w:t>
            </w:r>
          </w:p>
        </w:tc>
        <w:tc>
          <w:tcPr>
            <w:tcW w:w="1707" w:type="dxa"/>
          </w:tcPr>
          <w:p w:rsidR="00A326B7" w:rsidRPr="00501933" w:rsidRDefault="00A326B7"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A326B7" w:rsidRPr="00501933" w:rsidRDefault="00A326B7"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A326B7" w:rsidRPr="00501933" w:rsidRDefault="00A326B7" w:rsidP="00B23596">
            <w:pPr>
              <w:ind w:firstLine="360"/>
              <w:rPr>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占用带宽</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bandWidth</w:t>
            </w:r>
          </w:p>
        </w:tc>
        <w:tc>
          <w:tcPr>
            <w:tcW w:w="1591" w:type="dxa"/>
          </w:tcPr>
          <w:p w:rsidR="00A326B7" w:rsidRDefault="00A326B7"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umber(12,3)</w:t>
            </w:r>
          </w:p>
        </w:tc>
        <w:tc>
          <w:tcPr>
            <w:tcW w:w="1190" w:type="dxa"/>
          </w:tcPr>
          <w:p w:rsidR="00A326B7"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调制方式</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modulate</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hint="eastAsia"/>
                <w:sz w:val="18"/>
                <w:szCs w:val="18"/>
              </w:rPr>
              <w:t>CHAR(12)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经度</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Longitude</w:t>
            </w:r>
          </w:p>
        </w:tc>
        <w:tc>
          <w:tcPr>
            <w:tcW w:w="1591" w:type="dxa"/>
          </w:tcPr>
          <w:p w:rsidR="00A326B7" w:rsidRPr="00501933"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纬度</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L</w:t>
            </w:r>
            <w:r w:rsidRPr="00B34DBA">
              <w:rPr>
                <w:rFonts w:asciiTheme="minorEastAsia" w:hAnsiTheme="minorEastAsia" w:hint="eastAsia"/>
                <w:sz w:val="18"/>
                <w:szCs w:val="18"/>
              </w:rPr>
              <w:t>atitude</w:t>
            </w:r>
          </w:p>
        </w:tc>
        <w:tc>
          <w:tcPr>
            <w:tcW w:w="1591" w:type="dxa"/>
          </w:tcPr>
          <w:p w:rsidR="00A326B7" w:rsidRPr="00501933"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B34DBA" w:rsidRDefault="00A326B7" w:rsidP="00B23596">
            <w:pPr>
              <w:ind w:firstLine="360"/>
              <w:rPr>
                <w:rFonts w:ascii="宋体" w:hAnsi="宋体" w:cs="宋体"/>
                <w:color w:val="000000"/>
                <w:kern w:val="0"/>
                <w:sz w:val="18"/>
              </w:rPr>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监测时间</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monitorTime</w:t>
            </w:r>
          </w:p>
        </w:tc>
        <w:tc>
          <w:tcPr>
            <w:tcW w:w="1591" w:type="dxa"/>
          </w:tcPr>
          <w:p w:rsidR="00A326B7" w:rsidRPr="00501933" w:rsidRDefault="00A326B7"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业务类型</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businessType</w:t>
            </w:r>
          </w:p>
        </w:tc>
        <w:tc>
          <w:tcPr>
            <w:tcW w:w="1591" w:type="dxa"/>
          </w:tcPr>
          <w:p w:rsidR="00A326B7" w:rsidRPr="00501933" w:rsidRDefault="00A326B7"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12</w:t>
            </w:r>
            <w:r w:rsidRPr="00501933">
              <w:rPr>
                <w:rFonts w:asciiTheme="minorEastAsia" w:hAnsiTheme="minorEastAsia" w:hint="eastAsia"/>
                <w:sz w:val="18"/>
                <w:szCs w:val="18"/>
              </w:rPr>
              <w:t>)</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lastRenderedPageBreak/>
              <w:t>发射时段</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launchTime</w:t>
            </w:r>
          </w:p>
        </w:tc>
        <w:tc>
          <w:tcPr>
            <w:tcW w:w="1591" w:type="dxa"/>
          </w:tcPr>
          <w:p w:rsidR="00A326B7" w:rsidRPr="00501933" w:rsidRDefault="00A326B7" w:rsidP="00B23596">
            <w:pPr>
              <w:ind w:firstLine="360"/>
              <w:rPr>
                <w:rFonts w:asciiTheme="minorEastAsia" w:hAnsiTheme="minorEastAsia"/>
                <w:sz w:val="18"/>
                <w:szCs w:val="18"/>
              </w:rPr>
            </w:pPr>
            <w:r>
              <w:rPr>
                <w:rFonts w:asciiTheme="minorEastAsia" w:hAnsiTheme="minorEastAsia" w:hint="eastAsia"/>
                <w:sz w:val="18"/>
                <w:szCs w:val="18"/>
              </w:rPr>
              <w:t>CHAR(48)</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场强最大值</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levels</w:t>
            </w:r>
          </w:p>
        </w:tc>
        <w:tc>
          <w:tcPr>
            <w:tcW w:w="1591" w:type="dxa"/>
          </w:tcPr>
          <w:p w:rsidR="00A326B7" w:rsidRPr="00501933"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01933" w:rsidRDefault="00A326B7" w:rsidP="00B23596">
            <w:pPr>
              <w:ind w:firstLine="360"/>
              <w:rPr>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测试次数</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testNumber</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umber(10)</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Default="00A326B7" w:rsidP="00B23596">
            <w:pPr>
              <w:ind w:firstLine="360"/>
              <w:rPr>
                <w:rFonts w:ascii="宋体" w:hAnsi="宋体" w:cs="宋体"/>
                <w:color w:val="000000"/>
                <w:kern w:val="0"/>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占用度</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occupancy</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统计门限</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threshold</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示向度</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direction</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Station</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hint="eastAsia"/>
                <w:sz w:val="18"/>
                <w:szCs w:val="18"/>
              </w:rPr>
              <w:t>CHAR(24)</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B34DBA" w:rsidRDefault="00A326B7" w:rsidP="00B23596">
            <w:pPr>
              <w:ind w:firstLine="360"/>
              <w:rPr>
                <w:rFonts w:ascii="宋体" w:hAnsi="宋体" w:cs="宋体"/>
                <w:color w:val="000000"/>
                <w:kern w:val="0"/>
                <w:sz w:val="18"/>
              </w:rPr>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tcPr>
          <w:p w:rsidR="00A326B7" w:rsidRPr="00EB364A" w:rsidRDefault="00A326B7"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等级</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grade</w:t>
            </w:r>
          </w:p>
        </w:tc>
        <w:tc>
          <w:tcPr>
            <w:tcW w:w="1591" w:type="dxa"/>
          </w:tcPr>
          <w:p w:rsidR="00A326B7" w:rsidRPr="006E7464" w:rsidRDefault="00A326B7"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CHAR(12)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vAlign w:val="center"/>
          </w:tcPr>
          <w:p w:rsidR="00A326B7" w:rsidRPr="00EB364A" w:rsidRDefault="00A326B7"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背景噪声</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noise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umber(6,2)</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vAlign w:val="center"/>
          </w:tcPr>
          <w:p w:rsidR="00A326B7" w:rsidRPr="00EB364A" w:rsidRDefault="00A326B7"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以往对比</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compared</w:t>
            </w:r>
          </w:p>
        </w:tc>
        <w:tc>
          <w:tcPr>
            <w:tcW w:w="1591"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12</w:t>
            </w:r>
            <w:r w:rsidRPr="006E7464">
              <w:rPr>
                <w:rFonts w:asciiTheme="minorEastAsia" w:hAnsiTheme="minorEastAsia" w:hint="eastAsia"/>
                <w:sz w:val="18"/>
                <w:szCs w:val="18"/>
              </w:rPr>
              <w:t>)</w:t>
            </w:r>
          </w:p>
        </w:tc>
        <w:tc>
          <w:tcPr>
            <w:tcW w:w="1190" w:type="dxa"/>
          </w:tcPr>
          <w:p w:rsidR="00A326B7" w:rsidRPr="00550D50" w:rsidRDefault="00A326B7" w:rsidP="00B23596">
            <w:pPr>
              <w:ind w:firstLine="360"/>
              <w:rPr>
                <w:rFonts w:ascii="宋体" w:hAnsi="宋体" w:cs="宋体"/>
                <w:color w:val="000000"/>
                <w:kern w:val="0"/>
                <w:sz w:val="18"/>
              </w:rPr>
            </w:pPr>
          </w:p>
        </w:tc>
        <w:tc>
          <w:tcPr>
            <w:tcW w:w="1273" w:type="dxa"/>
          </w:tcPr>
          <w:p w:rsidR="00A326B7" w:rsidRPr="00943B25" w:rsidRDefault="00A326B7" w:rsidP="00B23596">
            <w:pPr>
              <w:ind w:firstLine="360"/>
              <w:rPr>
                <w:rFonts w:ascii="宋体" w:hAnsi="宋体" w:cs="宋体"/>
                <w:color w:val="000000"/>
                <w:kern w:val="0"/>
                <w:sz w:val="18"/>
              </w:rPr>
            </w:pPr>
          </w:p>
        </w:tc>
        <w:tc>
          <w:tcPr>
            <w:tcW w:w="1235" w:type="dxa"/>
          </w:tcPr>
          <w:p w:rsidR="00A326B7" w:rsidRPr="00550D50" w:rsidRDefault="00A326B7" w:rsidP="00B23596">
            <w:pPr>
              <w:ind w:firstLine="360"/>
              <w:rPr>
                <w:rFonts w:ascii="宋体" w:hAnsi="宋体" w:cs="宋体"/>
                <w:color w:val="000000"/>
                <w:kern w:val="0"/>
                <w:sz w:val="18"/>
              </w:rPr>
            </w:pPr>
          </w:p>
        </w:tc>
      </w:tr>
      <w:tr w:rsidR="00A326B7" w:rsidRPr="00943B25" w:rsidTr="00EB364A">
        <w:tc>
          <w:tcPr>
            <w:tcW w:w="1526" w:type="dxa"/>
            <w:vAlign w:val="center"/>
          </w:tcPr>
          <w:p w:rsidR="00A326B7" w:rsidRPr="00EB364A" w:rsidRDefault="00A326B7"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备注</w:t>
            </w:r>
          </w:p>
        </w:tc>
        <w:tc>
          <w:tcPr>
            <w:tcW w:w="1707" w:type="dxa"/>
          </w:tcPr>
          <w:p w:rsidR="00A326B7" w:rsidRPr="00B34DBA" w:rsidRDefault="00A326B7" w:rsidP="00B23596">
            <w:pPr>
              <w:ind w:firstLine="360"/>
              <w:rPr>
                <w:rFonts w:asciiTheme="minorEastAsia" w:hAnsiTheme="minorEastAsia"/>
                <w:sz w:val="18"/>
                <w:szCs w:val="18"/>
              </w:rPr>
            </w:pPr>
            <w:r w:rsidRPr="00B34DBA">
              <w:rPr>
                <w:rFonts w:asciiTheme="minorEastAsia" w:hAnsiTheme="minorEastAsia"/>
                <w:sz w:val="18"/>
                <w:szCs w:val="18"/>
              </w:rPr>
              <w:t>comments</w:t>
            </w:r>
          </w:p>
        </w:tc>
        <w:tc>
          <w:tcPr>
            <w:tcW w:w="1591" w:type="dxa"/>
          </w:tcPr>
          <w:p w:rsidR="00A326B7" w:rsidRPr="006E7464" w:rsidRDefault="00A326B7"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ind w:firstLine="420"/>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vAlign w:val="center"/>
          </w:tcPr>
          <w:p w:rsidR="00A326B7" w:rsidRDefault="00A326B7"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城市</w:t>
            </w:r>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ity</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监测人</w:t>
            </w:r>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监测地</w:t>
            </w:r>
          </w:p>
        </w:tc>
        <w:tc>
          <w:tcPr>
            <w:tcW w:w="1707" w:type="dxa"/>
          </w:tcPr>
          <w:p w:rsidR="00A326B7" w:rsidRPr="006E7464" w:rsidRDefault="00A326B7" w:rsidP="00182A5E">
            <w:pPr>
              <w:rPr>
                <w:rFonts w:asciiTheme="minorEastAsia" w:hAnsiTheme="minorEastAsia"/>
                <w:sz w:val="18"/>
                <w:szCs w:val="18"/>
              </w:rPr>
            </w:pPr>
            <w:r>
              <w:rPr>
                <w:rFonts w:asciiTheme="minorEastAsia" w:hAnsiTheme="minorEastAsia"/>
                <w:sz w:val="18"/>
                <w:szCs w:val="18"/>
              </w:rPr>
              <w:t>M</w:t>
            </w:r>
            <w:r>
              <w:rPr>
                <w:rFonts w:asciiTheme="minorEastAsia" w:hAnsiTheme="minorEastAsia" w:hint="eastAsia"/>
                <w:sz w:val="18"/>
                <w:szCs w:val="18"/>
              </w:rPr>
              <w:t>onitorlocation</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原始数据</w:t>
            </w:r>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O</w:t>
            </w:r>
            <w:r>
              <w:rPr>
                <w:rFonts w:asciiTheme="minorEastAsia" w:hAnsiTheme="minorEastAsia" w:hint="eastAsia"/>
                <w:sz w:val="18"/>
                <w:szCs w:val="18"/>
              </w:rPr>
              <w:t>riginal</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中频图</w:t>
            </w:r>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reqgrap</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widowControl/>
              <w:ind w:firstLine="360"/>
              <w:jc w:val="left"/>
              <w:rPr>
                <w:rFonts w:ascii="宋体" w:hAnsi="宋体" w:cs="宋体"/>
                <w:color w:val="000000"/>
                <w:kern w:val="0"/>
                <w:sz w:val="18"/>
                <w:szCs w:val="18"/>
              </w:rPr>
            </w:pPr>
            <w:proofErr w:type="gramStart"/>
            <w:r>
              <w:rPr>
                <w:rFonts w:ascii="宋体" w:hAnsi="宋体" w:cs="宋体" w:hint="eastAsia"/>
                <w:color w:val="000000"/>
                <w:kern w:val="0"/>
                <w:sz w:val="18"/>
                <w:szCs w:val="18"/>
              </w:rPr>
              <w:t>示向图</w:t>
            </w:r>
            <w:proofErr w:type="gramEnd"/>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iregrap</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定位图</w:t>
            </w:r>
          </w:p>
        </w:tc>
        <w:tc>
          <w:tcPr>
            <w:tcW w:w="1707" w:type="dxa"/>
          </w:tcPr>
          <w:p w:rsidR="00A326B7" w:rsidRPr="006E7464" w:rsidRDefault="00A326B7" w:rsidP="00B23596">
            <w:pPr>
              <w:ind w:firstLine="360"/>
              <w:rPr>
                <w:rFonts w:asciiTheme="minorEastAsia" w:hAnsiTheme="minorEastAsia"/>
                <w:sz w:val="18"/>
                <w:szCs w:val="18"/>
              </w:rPr>
            </w:pPr>
            <w:r>
              <w:rPr>
                <w:rFonts w:asciiTheme="minorEastAsia" w:hAnsiTheme="minorEastAsia" w:hint="eastAsia"/>
                <w:sz w:val="18"/>
                <w:szCs w:val="18"/>
              </w:rPr>
              <w:t>locagrap</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bl>
    <w:p w:rsidR="0053017F" w:rsidRDefault="0053017F" w:rsidP="00B23596">
      <w:pPr>
        <w:ind w:firstLine="420"/>
        <w:rPr>
          <w:rStyle w:val="aa"/>
        </w:rPr>
      </w:pPr>
    </w:p>
    <w:p w:rsidR="0053017F" w:rsidRDefault="0053017F" w:rsidP="007D6A36">
      <w:pPr>
        <w:pStyle w:val="5"/>
      </w:pPr>
      <w:r>
        <w:rPr>
          <w:rStyle w:val="aa"/>
          <w:rFonts w:hint="eastAsia"/>
        </w:rPr>
        <w:t>图形数据</w:t>
      </w:r>
      <w:r w:rsidRPr="001D4348">
        <w:rPr>
          <w:rStyle w:val="aa"/>
          <w:rFonts w:hint="eastAsia"/>
        </w:rPr>
        <w:t>表</w:t>
      </w:r>
      <w:r>
        <w:rPr>
          <w:rStyle w:val="aa"/>
          <w:rFonts w:hint="eastAsia"/>
        </w:rPr>
        <w:t>EMCU</w:t>
      </w:r>
      <w:r>
        <w:rPr>
          <w:rFonts w:hint="eastAsia"/>
        </w:rPr>
        <w:t>DPCX</w:t>
      </w:r>
      <w:r>
        <w:rPr>
          <w:rStyle w:val="aa"/>
          <w:rFonts w:hint="eastAsia"/>
        </w:rPr>
        <w:t>Graphic</w:t>
      </w:r>
    </w:p>
    <w:p w:rsidR="0053017F" w:rsidRPr="00DB39EE"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图形类型</w:t>
      </w:r>
      <w:r>
        <w:rPr>
          <w:rFonts w:hint="eastAsia"/>
          <w:sz w:val="20"/>
        </w:rPr>
        <w:t>-</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图形类型</w:t>
            </w:r>
          </w:p>
        </w:tc>
        <w:tc>
          <w:tcPr>
            <w:tcW w:w="1707" w:type="dxa"/>
          </w:tcPr>
          <w:p w:rsidR="0053017F" w:rsidRPr="00501933" w:rsidRDefault="0053017F" w:rsidP="00B23596">
            <w:pPr>
              <w:ind w:firstLine="420"/>
              <w:rPr>
                <w:rFonts w:asciiTheme="minorEastAsia" w:hAnsiTheme="minorEastAsia"/>
                <w:sz w:val="18"/>
                <w:szCs w:val="18"/>
              </w:rPr>
            </w:pPr>
            <w:r>
              <w:rPr>
                <w:rStyle w:val="aa"/>
                <w:rFonts w:hint="eastAsia"/>
              </w:rPr>
              <w:t>Graphic</w:t>
            </w:r>
            <w:r>
              <w:rPr>
                <w:rFonts w:asciiTheme="minorEastAsia" w:hAnsiTheme="minorEastAsia"/>
                <w:sz w:val="18"/>
                <w:szCs w:val="18"/>
              </w:rPr>
              <w:t>T</w:t>
            </w:r>
            <w:r>
              <w:rPr>
                <w:rFonts w:asciiTheme="minorEastAsia" w:hAnsiTheme="minorEastAsia" w:hint="eastAsia"/>
                <w:sz w:val="18"/>
                <w:szCs w:val="18"/>
              </w:rPr>
              <w:t>ype</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53017F" w:rsidRDefault="0053017F" w:rsidP="00B23596">
            <w:pPr>
              <w:ind w:firstLine="360"/>
              <w:rPr>
                <w:sz w:val="18"/>
              </w:rPr>
            </w:pPr>
          </w:p>
        </w:tc>
        <w:tc>
          <w:tcPr>
            <w:tcW w:w="1273" w:type="dxa"/>
          </w:tcPr>
          <w:p w:rsidR="0053017F" w:rsidRDefault="0053017F" w:rsidP="00B23596">
            <w:pPr>
              <w:ind w:firstLine="360"/>
              <w:rPr>
                <w:sz w:val="18"/>
              </w:rPr>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hint="eastAsia"/>
                <w:sz w:val="18"/>
                <w:szCs w:val="18"/>
              </w:rPr>
              <w:t>NUMBER(12,2)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vAlign w:val="center"/>
          </w:tcPr>
          <w:p w:rsidR="00A326B7" w:rsidRDefault="00A326B7"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bl>
    <w:p w:rsidR="0053017F" w:rsidRDefault="0053017F" w:rsidP="007D6A36">
      <w:pPr>
        <w:pStyle w:val="5"/>
      </w:pPr>
      <w:r>
        <w:rPr>
          <w:rStyle w:val="aa"/>
          <w:rFonts w:hint="eastAsia"/>
        </w:rPr>
        <w:lastRenderedPageBreak/>
        <w:t>音频数据</w:t>
      </w:r>
      <w:r w:rsidRPr="001D4348">
        <w:rPr>
          <w:rStyle w:val="aa"/>
          <w:rFonts w:hint="eastAsia"/>
        </w:rPr>
        <w:t>表</w:t>
      </w:r>
      <w:r>
        <w:rPr>
          <w:rStyle w:val="aa"/>
          <w:rFonts w:hint="eastAsia"/>
        </w:rPr>
        <w:t>EMCU</w:t>
      </w:r>
      <w:r>
        <w:rPr>
          <w:rFonts w:hint="eastAsia"/>
        </w:rPr>
        <w:t>DPCX</w:t>
      </w:r>
      <w:r>
        <w:rPr>
          <w:rStyle w:val="aa"/>
          <w:rFonts w:hint="eastAsia"/>
        </w:rPr>
        <w:t>Audio</w:t>
      </w:r>
    </w:p>
    <w:p w:rsidR="0053017F" w:rsidRPr="00DB39EE"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273"/>
        <w:gridCol w:w="1235"/>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273" w:type="dxa"/>
          </w:tcPr>
          <w:p w:rsidR="0053017F" w:rsidRPr="001B36E4" w:rsidRDefault="0053017F" w:rsidP="00B23596">
            <w:pPr>
              <w:ind w:firstLine="361"/>
              <w:jc w:val="center"/>
              <w:rPr>
                <w:b/>
                <w:sz w:val="18"/>
              </w:rPr>
            </w:pPr>
            <w:r w:rsidRPr="001B36E4">
              <w:rPr>
                <w:rFonts w:hint="eastAsia"/>
                <w:b/>
                <w:sz w:val="18"/>
              </w:rPr>
              <w:t>是否空</w:t>
            </w:r>
          </w:p>
        </w:tc>
        <w:tc>
          <w:tcPr>
            <w:tcW w:w="1235"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273" w:type="dxa"/>
          </w:tcPr>
          <w:p w:rsidR="0053017F" w:rsidRPr="00501933" w:rsidRDefault="0053017F" w:rsidP="00B23596">
            <w:pPr>
              <w:ind w:firstLine="360"/>
              <w:rPr>
                <w:sz w:val="18"/>
              </w:rPr>
            </w:pPr>
            <w:r>
              <w:rPr>
                <w:rFonts w:hint="eastAsia"/>
                <w:sz w:val="18"/>
              </w:rPr>
              <w:t>N</w:t>
            </w: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hint="eastAsia"/>
                <w:sz w:val="18"/>
                <w:szCs w:val="18"/>
              </w:rPr>
              <w:t>NUMBER(12,2)</w:t>
            </w:r>
          </w:p>
        </w:tc>
        <w:tc>
          <w:tcPr>
            <w:tcW w:w="1190" w:type="dxa"/>
          </w:tcPr>
          <w:p w:rsidR="0053017F" w:rsidRPr="00501933" w:rsidRDefault="0053017F" w:rsidP="00B23596">
            <w:pPr>
              <w:ind w:firstLine="360"/>
              <w:rPr>
                <w:sz w:val="18"/>
              </w:rPr>
            </w:pPr>
          </w:p>
        </w:tc>
        <w:tc>
          <w:tcPr>
            <w:tcW w:w="1273" w:type="dxa"/>
          </w:tcPr>
          <w:p w:rsidR="0053017F" w:rsidRPr="00501933" w:rsidRDefault="0053017F" w:rsidP="00B23596">
            <w:pPr>
              <w:ind w:firstLine="420"/>
            </w:pPr>
          </w:p>
        </w:tc>
        <w:tc>
          <w:tcPr>
            <w:tcW w:w="1235"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273" w:type="dxa"/>
          </w:tcPr>
          <w:p w:rsidR="0053017F" w:rsidRPr="00943B25" w:rsidRDefault="0053017F" w:rsidP="00B23596">
            <w:pPr>
              <w:ind w:firstLine="360"/>
              <w:rPr>
                <w:rFonts w:ascii="宋体" w:hAnsi="宋体" w:cs="宋体"/>
                <w:color w:val="000000"/>
                <w:kern w:val="0"/>
                <w:sz w:val="18"/>
              </w:rPr>
            </w:pPr>
          </w:p>
        </w:tc>
        <w:tc>
          <w:tcPr>
            <w:tcW w:w="1235"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ind w:firstLine="420"/>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273" w:type="dxa"/>
          </w:tcPr>
          <w:p w:rsidR="0053017F" w:rsidRDefault="0053017F" w:rsidP="00B23596">
            <w:pPr>
              <w:widowControl/>
              <w:ind w:firstLine="360"/>
              <w:jc w:val="left"/>
              <w:rPr>
                <w:rFonts w:ascii="宋体" w:hAnsi="宋体" w:cs="宋体"/>
                <w:color w:val="000000"/>
                <w:kern w:val="0"/>
                <w:sz w:val="18"/>
              </w:rPr>
            </w:pPr>
          </w:p>
        </w:tc>
        <w:tc>
          <w:tcPr>
            <w:tcW w:w="1235" w:type="dxa"/>
          </w:tcPr>
          <w:p w:rsidR="0053017F" w:rsidRDefault="0053017F"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73"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235"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vAlign w:val="center"/>
          </w:tcPr>
          <w:p w:rsidR="00A326B7" w:rsidRDefault="00A326B7"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273" w:type="dxa"/>
          </w:tcPr>
          <w:p w:rsidR="00A326B7" w:rsidRDefault="00A326B7" w:rsidP="00B23596">
            <w:pPr>
              <w:widowControl/>
              <w:ind w:firstLine="360"/>
              <w:jc w:val="left"/>
              <w:rPr>
                <w:rFonts w:ascii="宋体" w:hAnsi="宋体" w:cs="宋体"/>
                <w:color w:val="000000"/>
                <w:kern w:val="0"/>
                <w:sz w:val="18"/>
              </w:rPr>
            </w:pPr>
          </w:p>
        </w:tc>
        <w:tc>
          <w:tcPr>
            <w:tcW w:w="1235" w:type="dxa"/>
          </w:tcPr>
          <w:p w:rsidR="00A326B7" w:rsidRDefault="00A326B7"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Pr="00C10090" w:rsidRDefault="0053017F" w:rsidP="007D6A36">
      <w:pPr>
        <w:pStyle w:val="5"/>
      </w:pPr>
      <w:r>
        <w:rPr>
          <w:rStyle w:val="aa"/>
          <w:rFonts w:hint="eastAsia"/>
        </w:rPr>
        <w:t>视频数据</w:t>
      </w:r>
      <w:r w:rsidRPr="001D4348">
        <w:rPr>
          <w:rStyle w:val="aa"/>
          <w:rFonts w:hint="eastAsia"/>
        </w:rPr>
        <w:t>表</w:t>
      </w:r>
      <w:r>
        <w:rPr>
          <w:rStyle w:val="aa"/>
          <w:rFonts w:hint="eastAsia"/>
        </w:rPr>
        <w:t>EMCU</w:t>
      </w:r>
      <w:r>
        <w:rPr>
          <w:rFonts w:hint="eastAsia"/>
        </w:rPr>
        <w:t>DPCX</w:t>
      </w:r>
      <w:r>
        <w:rPr>
          <w:rStyle w:val="aa"/>
          <w:rFonts w:hint="eastAsia"/>
        </w:rPr>
        <w:t>Video</w:t>
      </w:r>
    </w:p>
    <w:p w:rsidR="0053017F" w:rsidRPr="00DB39EE" w:rsidRDefault="0053017F" w:rsidP="00B23596">
      <w:pPr>
        <w:ind w:firstLine="420"/>
      </w:pPr>
      <w:r>
        <w:rPr>
          <w:rFonts w:hint="eastAsia"/>
        </w:rPr>
        <w:t>编号</w:t>
      </w:r>
      <w:r>
        <w:rPr>
          <w:rFonts w:hint="eastAsia"/>
        </w:rPr>
        <w:t>bh</w:t>
      </w:r>
      <w:r>
        <w:rPr>
          <w:rFonts w:hint="eastAsia"/>
          <w:sz w:val="20"/>
        </w:rPr>
        <w:t>命名为：</w:t>
      </w:r>
      <w:r>
        <w:rPr>
          <w:rFonts w:hint="eastAsia"/>
          <w:sz w:val="20"/>
        </w:rPr>
        <w:t>DPCX-</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324" w:type="dxa"/>
          </w:tcPr>
          <w:p w:rsidR="0053017F" w:rsidRPr="001B36E4" w:rsidRDefault="0053017F" w:rsidP="00B23596">
            <w:pPr>
              <w:ind w:firstLine="361"/>
              <w:jc w:val="center"/>
              <w:rPr>
                <w:b/>
                <w:sz w:val="18"/>
              </w:rPr>
            </w:pPr>
            <w:r w:rsidRPr="001B36E4">
              <w:rPr>
                <w:rFonts w:hint="eastAsia"/>
                <w:b/>
                <w:sz w:val="18"/>
              </w:rPr>
              <w:t>是否空</w:t>
            </w:r>
          </w:p>
        </w:tc>
        <w:tc>
          <w:tcPr>
            <w:tcW w:w="1184"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324" w:type="dxa"/>
          </w:tcPr>
          <w:p w:rsidR="0053017F" w:rsidRPr="00501933" w:rsidRDefault="0053017F" w:rsidP="00B23596">
            <w:pPr>
              <w:ind w:firstLine="360"/>
              <w:rPr>
                <w:sz w:val="18"/>
              </w:rPr>
            </w:pPr>
            <w:r>
              <w:rPr>
                <w:rFonts w:hint="eastAsia"/>
                <w:sz w:val="18"/>
              </w:rPr>
              <w:t>N</w:t>
            </w: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开始频率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707" w:type="dxa"/>
          </w:tcPr>
          <w:p w:rsidR="0053017F" w:rsidRPr="00501933" w:rsidRDefault="0053017F" w:rsidP="00182A5E">
            <w:pPr>
              <w:rPr>
                <w:rFonts w:asciiTheme="minorEastAsia" w:hAnsiTheme="minorEastAsia"/>
                <w:sz w:val="18"/>
                <w:szCs w:val="18"/>
              </w:rPr>
            </w:pPr>
            <w:r>
              <w:rPr>
                <w:rFonts w:asciiTheme="minorEastAsia" w:hAnsiTheme="minorEastAsia" w:hint="eastAsia"/>
                <w:sz w:val="18"/>
                <w:szCs w:val="18"/>
              </w:rPr>
              <w:t>EndFrequence</w:t>
            </w:r>
          </w:p>
        </w:tc>
        <w:tc>
          <w:tcPr>
            <w:tcW w:w="1591" w:type="dxa"/>
          </w:tcPr>
          <w:p w:rsidR="0053017F"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1190" w:type="dxa"/>
          </w:tcPr>
          <w:p w:rsidR="0053017F" w:rsidRDefault="0053017F" w:rsidP="00B23596">
            <w:pPr>
              <w:ind w:firstLine="360"/>
              <w:rPr>
                <w:sz w:val="18"/>
              </w:rPr>
            </w:pPr>
          </w:p>
        </w:tc>
        <w:tc>
          <w:tcPr>
            <w:tcW w:w="1324" w:type="dxa"/>
          </w:tcPr>
          <w:p w:rsidR="0053017F" w:rsidRDefault="0053017F" w:rsidP="00B23596">
            <w:pPr>
              <w:ind w:firstLine="360"/>
              <w:rPr>
                <w:sz w:val="18"/>
              </w:rPr>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526" w:type="dxa"/>
            <w:vAlign w:val="center"/>
          </w:tcPr>
          <w:p w:rsidR="00A326B7" w:rsidRDefault="00A326B7"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A326B7"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324" w:type="dxa"/>
          </w:tcPr>
          <w:p w:rsidR="00A326B7" w:rsidRDefault="00A326B7" w:rsidP="00B23596">
            <w:pPr>
              <w:widowControl/>
              <w:ind w:firstLine="360"/>
              <w:jc w:val="left"/>
              <w:rPr>
                <w:rFonts w:ascii="宋体" w:hAnsi="宋体" w:cs="宋体"/>
                <w:color w:val="000000"/>
                <w:kern w:val="0"/>
                <w:sz w:val="18"/>
              </w:rPr>
            </w:pPr>
          </w:p>
        </w:tc>
        <w:tc>
          <w:tcPr>
            <w:tcW w:w="1184"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324" w:type="dxa"/>
          </w:tcPr>
          <w:p w:rsidR="00A326B7" w:rsidRDefault="00A326B7" w:rsidP="00B23596">
            <w:pPr>
              <w:widowControl/>
              <w:ind w:firstLine="360"/>
              <w:jc w:val="left"/>
              <w:rPr>
                <w:rFonts w:ascii="宋体" w:hAnsi="宋体" w:cs="宋体"/>
                <w:color w:val="000000"/>
                <w:kern w:val="0"/>
                <w:sz w:val="18"/>
              </w:rPr>
            </w:pPr>
          </w:p>
        </w:tc>
        <w:tc>
          <w:tcPr>
            <w:tcW w:w="1184" w:type="dxa"/>
          </w:tcPr>
          <w:p w:rsidR="00A326B7" w:rsidRDefault="00A326B7" w:rsidP="00B23596">
            <w:pPr>
              <w:widowControl/>
              <w:ind w:firstLine="360"/>
              <w:jc w:val="left"/>
              <w:rPr>
                <w:rFonts w:ascii="宋体" w:hAnsi="宋体" w:cs="宋体"/>
                <w:color w:val="000000"/>
                <w:kern w:val="0"/>
                <w:sz w:val="18"/>
              </w:rPr>
            </w:pPr>
          </w:p>
        </w:tc>
      </w:tr>
      <w:tr w:rsidR="00A326B7" w:rsidRPr="00943B25" w:rsidTr="00EB364A">
        <w:tc>
          <w:tcPr>
            <w:tcW w:w="1526" w:type="dxa"/>
          </w:tcPr>
          <w:p w:rsidR="00A326B7" w:rsidRPr="00170E84" w:rsidRDefault="00A326B7"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lastRenderedPageBreak/>
              <w:t>纬度</w:t>
            </w:r>
          </w:p>
        </w:tc>
        <w:tc>
          <w:tcPr>
            <w:tcW w:w="1707" w:type="dxa"/>
          </w:tcPr>
          <w:p w:rsidR="00A326B7" w:rsidRPr="006E7464" w:rsidRDefault="00A326B7"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A326B7" w:rsidRDefault="00A326B7" w:rsidP="00B23596">
            <w:pPr>
              <w:widowControl/>
              <w:ind w:firstLine="360"/>
              <w:jc w:val="left"/>
              <w:rPr>
                <w:rFonts w:ascii="宋体" w:hAnsi="宋体" w:cs="宋体"/>
                <w:color w:val="000000"/>
                <w:kern w:val="0"/>
                <w:sz w:val="18"/>
              </w:rPr>
            </w:pPr>
          </w:p>
        </w:tc>
        <w:tc>
          <w:tcPr>
            <w:tcW w:w="1324" w:type="dxa"/>
          </w:tcPr>
          <w:p w:rsidR="00A326B7" w:rsidRDefault="00A326B7" w:rsidP="00B23596">
            <w:pPr>
              <w:widowControl/>
              <w:ind w:firstLine="360"/>
              <w:jc w:val="left"/>
              <w:rPr>
                <w:rFonts w:ascii="宋体" w:hAnsi="宋体" w:cs="宋体"/>
                <w:color w:val="000000"/>
                <w:kern w:val="0"/>
                <w:sz w:val="18"/>
              </w:rPr>
            </w:pPr>
          </w:p>
        </w:tc>
        <w:tc>
          <w:tcPr>
            <w:tcW w:w="1184" w:type="dxa"/>
          </w:tcPr>
          <w:p w:rsidR="00A326B7" w:rsidRDefault="00A326B7"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Pr="00873513" w:rsidRDefault="0053017F" w:rsidP="00B23596">
      <w:pPr>
        <w:ind w:firstLine="420"/>
      </w:pPr>
    </w:p>
    <w:p w:rsidR="0053017F" w:rsidRPr="007D6A36" w:rsidRDefault="0053017F" w:rsidP="007D6A36">
      <w:pPr>
        <w:pStyle w:val="4"/>
      </w:pPr>
      <w:r w:rsidRPr="007D6A36">
        <w:rPr>
          <w:rFonts w:hint="eastAsia"/>
        </w:rPr>
        <w:t>联合定位数据</w:t>
      </w:r>
    </w:p>
    <w:p w:rsidR="0053017F" w:rsidRDefault="0053017F" w:rsidP="007D6A36">
      <w:pPr>
        <w:pStyle w:val="5"/>
      </w:pPr>
      <w:r w:rsidRPr="001D4348">
        <w:rPr>
          <w:rStyle w:val="aa"/>
          <w:rFonts w:hint="eastAsia"/>
        </w:rPr>
        <w:t>索引表</w:t>
      </w:r>
      <w:r>
        <w:rPr>
          <w:rFonts w:hint="eastAsia"/>
        </w:rPr>
        <w:t>EMCULHDW</w:t>
      </w:r>
    </w:p>
    <w:p w:rsidR="0053017F" w:rsidRPr="00EA62C1" w:rsidRDefault="0053017F"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1-</w:t>
      </w:r>
      <w:r>
        <w:rPr>
          <w:rFonts w:hint="eastAsia"/>
          <w:sz w:val="20"/>
        </w:rPr>
        <w:t>经度</w:t>
      </w:r>
      <w:r>
        <w:rPr>
          <w:rFonts w:hint="eastAsia"/>
          <w:sz w:val="20"/>
        </w:rPr>
        <w:t>1-</w:t>
      </w:r>
      <w:r>
        <w:rPr>
          <w:rFonts w:hint="eastAsia"/>
          <w:sz w:val="20"/>
        </w:rPr>
        <w:t>纬度</w:t>
      </w:r>
      <w:r>
        <w:rPr>
          <w:rFonts w:hint="eastAsia"/>
          <w:sz w:val="20"/>
        </w:rPr>
        <w:t>1-</w:t>
      </w:r>
      <w:r>
        <w:rPr>
          <w:rFonts w:hint="eastAsia"/>
          <w:sz w:val="20"/>
        </w:rPr>
        <w:t>上传时间。</w:t>
      </w:r>
    </w:p>
    <w:tbl>
      <w:tblPr>
        <w:tblStyle w:val="a5"/>
        <w:tblW w:w="8332" w:type="dxa"/>
        <w:tblLayout w:type="fixed"/>
        <w:tblLook w:val="04A0" w:firstRow="1" w:lastRow="0" w:firstColumn="1" w:lastColumn="0" w:noHBand="0" w:noVBand="1"/>
      </w:tblPr>
      <w:tblGrid>
        <w:gridCol w:w="1384"/>
        <w:gridCol w:w="1985"/>
        <w:gridCol w:w="1417"/>
        <w:gridCol w:w="851"/>
        <w:gridCol w:w="708"/>
        <w:gridCol w:w="1987"/>
      </w:tblGrid>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851"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关键字</w:t>
            </w:r>
          </w:p>
        </w:tc>
        <w:tc>
          <w:tcPr>
            <w:tcW w:w="708" w:type="dxa"/>
          </w:tcPr>
          <w:p w:rsidR="0053017F" w:rsidRPr="006E7464" w:rsidRDefault="0053017F" w:rsidP="00182A5E">
            <w:pPr>
              <w:rPr>
                <w:rFonts w:asciiTheme="minorEastAsia" w:hAnsiTheme="minorEastAsia"/>
                <w:sz w:val="18"/>
                <w:szCs w:val="18"/>
              </w:rPr>
            </w:pPr>
            <w:r w:rsidRPr="006E7464">
              <w:rPr>
                <w:rFonts w:asciiTheme="minorEastAsia" w:hAnsiTheme="minorEastAsia" w:hint="eastAsia"/>
                <w:sz w:val="18"/>
                <w:szCs w:val="18"/>
              </w:rPr>
              <w:t>为空</w:t>
            </w:r>
          </w:p>
        </w:tc>
        <w:tc>
          <w:tcPr>
            <w:tcW w:w="198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C</w:t>
            </w:r>
            <w:r>
              <w:rPr>
                <w:rFonts w:asciiTheme="minorEastAsia" w:hAnsiTheme="minorEastAsia" w:hint="eastAsia"/>
                <w:sz w:val="18"/>
                <w:szCs w:val="18"/>
              </w:rPr>
              <w:t>har</w:t>
            </w:r>
            <w:r w:rsidRPr="006E7464">
              <w:rPr>
                <w:rFonts w:asciiTheme="minorEastAsia" w:hAnsiTheme="minorEastAsia" w:hint="eastAsia"/>
                <w:sz w:val="18"/>
                <w:szCs w:val="18"/>
              </w:rPr>
              <w:t>(</w:t>
            </w:r>
            <w:r w:rsidR="00A326B7">
              <w:rPr>
                <w:rFonts w:asciiTheme="minorEastAsia" w:hAnsiTheme="minorEastAsia" w:hint="eastAsia"/>
                <w:sz w:val="18"/>
                <w:szCs w:val="18"/>
              </w:rPr>
              <w:t>96</w:t>
            </w:r>
            <w:r w:rsidRPr="006E7464">
              <w:rPr>
                <w:rFonts w:asciiTheme="minorEastAsia" w:hAnsiTheme="minorEastAsia" w:hint="eastAsia"/>
                <w:sz w:val="18"/>
                <w:szCs w:val="18"/>
              </w:rPr>
              <w:t>)</w:t>
            </w:r>
          </w:p>
        </w:tc>
        <w:tc>
          <w:tcPr>
            <w:tcW w:w="85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708"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B23596">
            <w:pPr>
              <w:widowControl/>
              <w:ind w:firstLine="400"/>
              <w:jc w:val="left"/>
              <w:rPr>
                <w:rFonts w:ascii="宋体" w:hAnsi="宋体" w:cs="宋体"/>
                <w:color w:val="000000"/>
                <w:kern w:val="0"/>
                <w:sz w:val="18"/>
                <w:szCs w:val="18"/>
              </w:rPr>
            </w:pPr>
            <w:r w:rsidRPr="001A49E2">
              <w:rPr>
                <w:rFonts w:ascii="宋体" w:hAnsi="宋体" w:cs="宋体" w:hint="eastAsia"/>
                <w:kern w:val="0"/>
                <w:sz w:val="20"/>
              </w:rPr>
              <w:t>监测站1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S</w:t>
            </w:r>
            <w:r w:rsidRPr="001A49E2">
              <w:rPr>
                <w:rFonts w:asciiTheme="minorEastAsia" w:hAnsiTheme="minorEastAsia" w:hint="eastAsia"/>
                <w:sz w:val="18"/>
                <w:szCs w:val="18"/>
              </w:rPr>
              <w:t>tation1</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182A5E">
            <w:pPr>
              <w:widowControl/>
              <w:jc w:val="left"/>
              <w:rPr>
                <w:rFonts w:ascii="宋体" w:hAnsi="宋体" w:cs="宋体"/>
                <w:color w:val="000000"/>
                <w:kern w:val="0"/>
                <w:sz w:val="18"/>
                <w:szCs w:val="18"/>
              </w:rPr>
            </w:pPr>
            <w:r w:rsidRPr="001A49E2">
              <w:rPr>
                <w:rFonts w:ascii="宋体" w:hAnsi="宋体" w:cs="宋体" w:hint="eastAsia"/>
                <w:kern w:val="0"/>
                <w:sz w:val="20"/>
              </w:rPr>
              <w:t>测向带宽</w:t>
            </w:r>
            <w:r>
              <w:rPr>
                <w:rFonts w:ascii="宋体" w:hAnsi="宋体" w:cs="宋体" w:hint="eastAsia"/>
                <w:kern w:val="0"/>
                <w:sz w:val="20"/>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B</w:t>
            </w:r>
            <w:r w:rsidRPr="001A49E2">
              <w:rPr>
                <w:rFonts w:asciiTheme="minorEastAsia" w:hAnsiTheme="minorEastAsia" w:hint="eastAsia"/>
                <w:sz w:val="18"/>
                <w:szCs w:val="18"/>
              </w:rPr>
              <w:t>andwidth</w:t>
            </w:r>
            <w:r>
              <w:rPr>
                <w:rFonts w:asciiTheme="minorEastAsia" w:hAnsiTheme="minorEastAsia" w:hint="eastAsia"/>
                <w:sz w:val="18"/>
                <w:szCs w:val="18"/>
              </w:rPr>
              <w:t>1</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182A5E">
            <w:pPr>
              <w:widowControl/>
              <w:jc w:val="left"/>
              <w:rPr>
                <w:rFonts w:ascii="宋体" w:hAnsi="宋体" w:cs="宋体"/>
                <w:color w:val="000000"/>
                <w:kern w:val="0"/>
                <w:sz w:val="18"/>
                <w:szCs w:val="18"/>
              </w:rPr>
            </w:pPr>
            <w:r w:rsidRPr="001A49E2">
              <w:rPr>
                <w:rFonts w:ascii="宋体" w:hAnsi="宋体" w:cs="宋体" w:hint="eastAsia"/>
                <w:kern w:val="0"/>
                <w:sz w:val="20"/>
              </w:rPr>
              <w:t>音频带宽</w:t>
            </w:r>
            <w:r>
              <w:rPr>
                <w:rFonts w:ascii="宋体" w:hAnsi="宋体" w:cs="宋体" w:hint="eastAsia"/>
                <w:kern w:val="0"/>
                <w:sz w:val="20"/>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hint="eastAsia"/>
                <w:sz w:val="18"/>
                <w:szCs w:val="18"/>
              </w:rPr>
              <w:t>RadioWidth</w:t>
            </w:r>
            <w:r>
              <w:rPr>
                <w:rFonts w:asciiTheme="minorEastAsia" w:hAnsiTheme="minorEastAsia" w:hint="eastAsia"/>
                <w:sz w:val="18"/>
                <w:szCs w:val="18"/>
              </w:rPr>
              <w:t>1</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B23596">
            <w:pPr>
              <w:widowControl/>
              <w:ind w:firstLine="400"/>
              <w:jc w:val="left"/>
              <w:rPr>
                <w:rFonts w:ascii="宋体" w:hAnsi="宋体" w:cs="宋体"/>
                <w:strike/>
                <w:color w:val="000000"/>
                <w:kern w:val="0"/>
                <w:sz w:val="18"/>
                <w:szCs w:val="18"/>
              </w:rPr>
            </w:pPr>
            <w:r w:rsidRPr="001A49E2">
              <w:rPr>
                <w:rFonts w:ascii="宋体" w:hAnsi="宋体" w:cs="宋体" w:hint="eastAsia"/>
                <w:kern w:val="0"/>
                <w:sz w:val="20"/>
              </w:rPr>
              <w:t>解调</w:t>
            </w:r>
            <w:r>
              <w:rPr>
                <w:rFonts w:ascii="宋体" w:hAnsi="宋体" w:cs="宋体" w:hint="eastAsia"/>
                <w:kern w:val="0"/>
                <w:sz w:val="20"/>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D</w:t>
            </w:r>
            <w:r w:rsidRPr="001A49E2">
              <w:rPr>
                <w:rFonts w:asciiTheme="minorEastAsia" w:hAnsiTheme="minorEastAsia" w:hint="eastAsia"/>
                <w:sz w:val="18"/>
                <w:szCs w:val="18"/>
              </w:rPr>
              <w:t>ecode</w:t>
            </w:r>
            <w:r>
              <w:rPr>
                <w:rFonts w:asciiTheme="minorEastAsia" w:hAnsiTheme="minorEastAsia" w:hint="eastAsia"/>
                <w:sz w:val="18"/>
                <w:szCs w:val="18"/>
              </w:rPr>
              <w:t>1</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B23596">
            <w:pPr>
              <w:widowControl/>
              <w:ind w:firstLine="400"/>
              <w:jc w:val="left"/>
              <w:rPr>
                <w:rFonts w:ascii="宋体" w:hAnsi="宋体" w:cs="宋体"/>
                <w:color w:val="000000"/>
                <w:kern w:val="0"/>
                <w:sz w:val="18"/>
                <w:szCs w:val="18"/>
              </w:rPr>
            </w:pPr>
            <w:r w:rsidRPr="001A49E2">
              <w:rPr>
                <w:rFonts w:ascii="宋体" w:hAnsi="宋体" w:cs="宋体" w:hint="eastAsia"/>
                <w:kern w:val="0"/>
                <w:sz w:val="20"/>
              </w:rPr>
              <w:t>模式</w:t>
            </w:r>
            <w:r>
              <w:rPr>
                <w:rFonts w:ascii="宋体" w:hAnsi="宋体" w:cs="宋体" w:hint="eastAsia"/>
                <w:kern w:val="0"/>
                <w:sz w:val="20"/>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S</w:t>
            </w:r>
            <w:r w:rsidRPr="001A49E2">
              <w:rPr>
                <w:rFonts w:asciiTheme="minorEastAsia" w:hAnsiTheme="minorEastAsia" w:hint="eastAsia"/>
                <w:sz w:val="18"/>
                <w:szCs w:val="18"/>
              </w:rPr>
              <w:t>chema</w:t>
            </w:r>
            <w:r>
              <w:rPr>
                <w:rFonts w:asciiTheme="minorEastAsia" w:hAnsiTheme="minorEastAsia" w:hint="eastAsia"/>
                <w:sz w:val="18"/>
                <w:szCs w:val="18"/>
              </w:rPr>
              <w:t>1</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182A5E">
            <w:pPr>
              <w:widowControl/>
              <w:jc w:val="left"/>
              <w:rPr>
                <w:rFonts w:ascii="宋体" w:hAnsi="宋体" w:cs="宋体"/>
                <w:color w:val="000000"/>
                <w:kern w:val="0"/>
                <w:sz w:val="18"/>
                <w:szCs w:val="18"/>
              </w:rPr>
            </w:pPr>
            <w:r w:rsidRPr="001A49E2">
              <w:rPr>
                <w:rFonts w:ascii="宋体" w:hAnsi="宋体" w:cs="宋体" w:hint="eastAsia"/>
                <w:color w:val="000000"/>
                <w:kern w:val="0"/>
                <w:sz w:val="18"/>
                <w:szCs w:val="18"/>
              </w:rPr>
              <w:t>中心频率</w:t>
            </w:r>
            <w:r>
              <w:rPr>
                <w:rFonts w:ascii="宋体" w:hAnsi="宋体" w:cs="宋体" w:hint="eastAsia"/>
                <w:color w:val="000000"/>
                <w:kern w:val="0"/>
                <w:sz w:val="18"/>
                <w:szCs w:val="18"/>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Frequenc</w:t>
            </w:r>
            <w:r>
              <w:rPr>
                <w:rFonts w:asciiTheme="minorEastAsia" w:hAnsiTheme="minorEastAsia" w:hint="eastAsia"/>
                <w:sz w:val="18"/>
                <w:szCs w:val="18"/>
              </w:rPr>
              <w:t>e1</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B23596">
            <w:pPr>
              <w:widowControl/>
              <w:ind w:firstLine="360"/>
              <w:jc w:val="left"/>
              <w:rPr>
                <w:rFonts w:ascii="宋体" w:hAnsi="宋体" w:cs="宋体"/>
                <w:color w:val="000000"/>
                <w:kern w:val="0"/>
                <w:sz w:val="18"/>
                <w:szCs w:val="18"/>
              </w:rPr>
            </w:pPr>
            <w:r w:rsidRPr="001A49E2">
              <w:rPr>
                <w:rFonts w:ascii="宋体" w:hAnsi="宋体" w:cs="宋体" w:hint="eastAsia"/>
                <w:color w:val="000000"/>
                <w:kern w:val="0"/>
                <w:sz w:val="18"/>
                <w:szCs w:val="18"/>
              </w:rPr>
              <w:t>经度</w:t>
            </w:r>
            <w:r>
              <w:rPr>
                <w:rFonts w:ascii="宋体" w:hAnsi="宋体" w:cs="宋体" w:hint="eastAsia"/>
                <w:color w:val="000000"/>
                <w:kern w:val="0"/>
                <w:sz w:val="18"/>
                <w:szCs w:val="18"/>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Longitude</w:t>
            </w:r>
            <w:r>
              <w:rPr>
                <w:rFonts w:asciiTheme="minorEastAsia" w:hAnsiTheme="minorEastAsia" w:hint="eastAsia"/>
                <w:sz w:val="18"/>
                <w:szCs w:val="18"/>
              </w:rPr>
              <w:t>1</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A49E2" w:rsidRDefault="0053017F" w:rsidP="00B23596">
            <w:pPr>
              <w:widowControl/>
              <w:ind w:firstLine="360"/>
              <w:jc w:val="left"/>
              <w:rPr>
                <w:rFonts w:ascii="宋体" w:hAnsi="宋体" w:cs="宋体"/>
                <w:color w:val="000000"/>
                <w:kern w:val="0"/>
                <w:sz w:val="18"/>
                <w:szCs w:val="18"/>
              </w:rPr>
            </w:pPr>
            <w:r w:rsidRPr="001A49E2">
              <w:rPr>
                <w:rFonts w:ascii="宋体" w:hAnsi="宋体" w:cs="宋体" w:hint="eastAsia"/>
                <w:color w:val="000000"/>
                <w:kern w:val="0"/>
                <w:sz w:val="18"/>
                <w:szCs w:val="18"/>
              </w:rPr>
              <w:t>纬度</w:t>
            </w:r>
            <w:r>
              <w:rPr>
                <w:rFonts w:ascii="宋体" w:hAnsi="宋体" w:cs="宋体" w:hint="eastAsia"/>
                <w:color w:val="000000"/>
                <w:kern w:val="0"/>
                <w:sz w:val="18"/>
                <w:szCs w:val="18"/>
              </w:rPr>
              <w:t>1</w:t>
            </w:r>
          </w:p>
        </w:tc>
        <w:tc>
          <w:tcPr>
            <w:tcW w:w="1985" w:type="dxa"/>
          </w:tcPr>
          <w:p w:rsidR="0053017F" w:rsidRPr="001A49E2" w:rsidRDefault="0053017F" w:rsidP="00B23596">
            <w:pPr>
              <w:ind w:firstLine="360"/>
              <w:rPr>
                <w:rFonts w:asciiTheme="minorEastAsia" w:hAnsiTheme="minorEastAsia"/>
                <w:sz w:val="18"/>
                <w:szCs w:val="18"/>
              </w:rPr>
            </w:pPr>
            <w:r w:rsidRPr="001A49E2">
              <w:rPr>
                <w:rFonts w:asciiTheme="minorEastAsia" w:hAnsiTheme="minorEastAsia"/>
                <w:sz w:val="18"/>
                <w:szCs w:val="18"/>
              </w:rPr>
              <w:t>L</w:t>
            </w:r>
            <w:r w:rsidRPr="001A49E2">
              <w:rPr>
                <w:rFonts w:asciiTheme="minorEastAsia" w:hAnsiTheme="minorEastAsia" w:hint="eastAsia"/>
                <w:sz w:val="18"/>
                <w:szCs w:val="18"/>
              </w:rPr>
              <w:t>atitude</w:t>
            </w:r>
            <w:r>
              <w:rPr>
                <w:rFonts w:asciiTheme="minorEastAsia" w:hAnsiTheme="minorEastAsia" w:hint="eastAsia"/>
                <w:sz w:val="18"/>
                <w:szCs w:val="18"/>
              </w:rPr>
              <w:t>1</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监测站2</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tation2</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t>测向带宽</w:t>
            </w:r>
            <w:r>
              <w:rPr>
                <w:rFonts w:ascii="宋体" w:hAnsi="宋体" w:cs="宋体" w:hint="eastAsia"/>
                <w:kern w:val="0"/>
                <w:sz w:val="20"/>
              </w:rPr>
              <w:t>2</w:t>
            </w:r>
          </w:p>
        </w:tc>
        <w:tc>
          <w:tcPr>
            <w:tcW w:w="1985" w:type="dxa"/>
          </w:tcPr>
          <w:p w:rsidR="0053017F" w:rsidRDefault="0053017F"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andwidth2</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t>音频带宽</w:t>
            </w:r>
            <w:r>
              <w:rPr>
                <w:rFonts w:ascii="宋体" w:hAnsi="宋体" w:cs="宋体" w:hint="eastAsia"/>
                <w:kern w:val="0"/>
                <w:sz w:val="20"/>
              </w:rPr>
              <w:t>2</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RadioWidth2</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r>
              <w:rPr>
                <w:rFonts w:ascii="宋体" w:hAnsi="宋体" w:cs="宋体" w:hint="eastAsia"/>
                <w:kern w:val="0"/>
                <w:sz w:val="20"/>
              </w:rPr>
              <w:t>2</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ecode2</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r>
              <w:rPr>
                <w:rFonts w:ascii="宋体" w:hAnsi="宋体" w:cs="宋体" w:hint="eastAsia"/>
                <w:kern w:val="0"/>
                <w:sz w:val="20"/>
              </w:rPr>
              <w:t>2</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chema2</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Default="0053017F" w:rsidP="00182A5E">
            <w:pPr>
              <w:widowControl/>
              <w:jc w:val="left"/>
              <w:rPr>
                <w:rFonts w:ascii="宋体" w:hAnsi="宋体" w:cs="宋体"/>
                <w:color w:val="000000"/>
                <w:kern w:val="0"/>
                <w:sz w:val="18"/>
                <w:szCs w:val="18"/>
              </w:rPr>
            </w:pPr>
            <w:r>
              <w:rPr>
                <w:rFonts w:ascii="宋体" w:hAnsi="宋体" w:cs="宋体" w:hint="eastAsia"/>
                <w:color w:val="000000"/>
                <w:kern w:val="0"/>
                <w:sz w:val="18"/>
                <w:szCs w:val="18"/>
              </w:rPr>
              <w:t>中心频率2</w:t>
            </w:r>
          </w:p>
        </w:tc>
        <w:tc>
          <w:tcPr>
            <w:tcW w:w="1985" w:type="dxa"/>
          </w:tcPr>
          <w:p w:rsidR="0053017F" w:rsidRDefault="0053017F" w:rsidP="00B23596">
            <w:pPr>
              <w:ind w:firstLine="360"/>
              <w:rPr>
                <w:rFonts w:asciiTheme="minorEastAsia" w:hAnsiTheme="minorEastAsia"/>
                <w:sz w:val="18"/>
                <w:szCs w:val="18"/>
              </w:rPr>
            </w:pPr>
            <w:r>
              <w:rPr>
                <w:rFonts w:asciiTheme="minorEastAsia" w:hAnsiTheme="minorEastAsia"/>
                <w:sz w:val="18"/>
                <w:szCs w:val="18"/>
              </w:rPr>
              <w:t>Frequenc</w:t>
            </w:r>
            <w:r>
              <w:rPr>
                <w:rFonts w:asciiTheme="minorEastAsia" w:hAnsiTheme="minorEastAsia" w:hint="eastAsia"/>
                <w:sz w:val="18"/>
                <w:szCs w:val="18"/>
              </w:rPr>
              <w:t>e2</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r>
              <w:rPr>
                <w:rFonts w:ascii="宋体" w:hAnsi="宋体" w:cs="宋体" w:hint="eastAsia"/>
                <w:color w:val="000000"/>
                <w:kern w:val="0"/>
                <w:sz w:val="18"/>
                <w:szCs w:val="18"/>
              </w:rPr>
              <w:t>2</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Longitude</w:t>
            </w:r>
            <w:r>
              <w:rPr>
                <w:rFonts w:asciiTheme="minorEastAsia" w:hAnsiTheme="minorEastAsia" w:hint="eastAsia"/>
                <w:sz w:val="18"/>
                <w:szCs w:val="18"/>
              </w:rPr>
              <w:t>2</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r>
              <w:rPr>
                <w:rFonts w:ascii="宋体" w:hAnsi="宋体" w:cs="宋体" w:hint="eastAsia"/>
                <w:color w:val="000000"/>
                <w:kern w:val="0"/>
                <w:sz w:val="18"/>
                <w:szCs w:val="18"/>
              </w:rPr>
              <w:t>2</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r>
              <w:rPr>
                <w:rFonts w:asciiTheme="minorEastAsia" w:hAnsiTheme="minorEastAsia" w:hint="eastAsia"/>
                <w:sz w:val="18"/>
                <w:szCs w:val="18"/>
              </w:rPr>
              <w:t>2</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color w:val="000000"/>
                <w:kern w:val="0"/>
                <w:sz w:val="18"/>
                <w:szCs w:val="18"/>
              </w:rPr>
            </w:pPr>
            <w:r>
              <w:rPr>
                <w:rFonts w:ascii="宋体" w:hAnsi="宋体" w:cs="宋体" w:hint="eastAsia"/>
                <w:kern w:val="0"/>
                <w:sz w:val="20"/>
              </w:rPr>
              <w:t>监测站3</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tation3</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t>测向带宽</w:t>
            </w:r>
            <w:r>
              <w:rPr>
                <w:rFonts w:ascii="宋体" w:hAnsi="宋体" w:cs="宋体" w:hint="eastAsia"/>
                <w:kern w:val="0"/>
                <w:sz w:val="20"/>
              </w:rPr>
              <w:t>3</w:t>
            </w:r>
          </w:p>
        </w:tc>
        <w:tc>
          <w:tcPr>
            <w:tcW w:w="1985" w:type="dxa"/>
          </w:tcPr>
          <w:p w:rsidR="0053017F" w:rsidRDefault="0053017F"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andwidth3</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color w:val="000000"/>
                <w:kern w:val="0"/>
                <w:sz w:val="18"/>
                <w:szCs w:val="18"/>
              </w:rPr>
            </w:pPr>
            <w:r w:rsidRPr="008C7639">
              <w:rPr>
                <w:rFonts w:ascii="宋体" w:hAnsi="宋体" w:cs="宋体" w:hint="eastAsia"/>
                <w:kern w:val="0"/>
                <w:sz w:val="20"/>
              </w:rPr>
              <w:t>音频带宽</w:t>
            </w:r>
            <w:r>
              <w:rPr>
                <w:rFonts w:ascii="宋体" w:hAnsi="宋体" w:cs="宋体" w:hint="eastAsia"/>
                <w:kern w:val="0"/>
                <w:sz w:val="20"/>
              </w:rPr>
              <w:t>3</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RadioWidth3</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strike/>
                <w:color w:val="000000"/>
                <w:kern w:val="0"/>
                <w:sz w:val="18"/>
                <w:szCs w:val="18"/>
              </w:rPr>
            </w:pPr>
            <w:r w:rsidRPr="008C7639">
              <w:rPr>
                <w:rFonts w:ascii="宋体" w:hAnsi="宋体" w:cs="宋体" w:hint="eastAsia"/>
                <w:kern w:val="0"/>
                <w:sz w:val="20"/>
              </w:rPr>
              <w:t>解调</w:t>
            </w:r>
            <w:r>
              <w:rPr>
                <w:rFonts w:ascii="宋体" w:hAnsi="宋体" w:cs="宋体" w:hint="eastAsia"/>
                <w:kern w:val="0"/>
                <w:sz w:val="20"/>
              </w:rPr>
              <w:t>3</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ecode3</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400"/>
              <w:jc w:val="left"/>
              <w:rPr>
                <w:rFonts w:ascii="宋体" w:hAnsi="宋体" w:cs="宋体"/>
                <w:color w:val="000000"/>
                <w:kern w:val="0"/>
                <w:sz w:val="18"/>
                <w:szCs w:val="18"/>
              </w:rPr>
            </w:pPr>
            <w:r w:rsidRPr="008C7639">
              <w:rPr>
                <w:rFonts w:ascii="宋体" w:hAnsi="宋体" w:cs="宋体" w:hint="eastAsia"/>
                <w:kern w:val="0"/>
                <w:sz w:val="20"/>
              </w:rPr>
              <w:t>模式</w:t>
            </w:r>
            <w:r>
              <w:rPr>
                <w:rFonts w:ascii="宋体" w:hAnsi="宋体" w:cs="宋体" w:hint="eastAsia"/>
                <w:kern w:val="0"/>
                <w:sz w:val="20"/>
              </w:rPr>
              <w:t>3</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chema3</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har(12)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Default="0053017F" w:rsidP="00182A5E">
            <w:pPr>
              <w:widowControl/>
              <w:jc w:val="left"/>
              <w:rPr>
                <w:rFonts w:ascii="宋体" w:hAnsi="宋体" w:cs="宋体"/>
                <w:color w:val="000000"/>
                <w:kern w:val="0"/>
                <w:sz w:val="18"/>
                <w:szCs w:val="18"/>
              </w:rPr>
            </w:pPr>
            <w:r>
              <w:rPr>
                <w:rFonts w:ascii="宋体" w:hAnsi="宋体" w:cs="宋体" w:hint="eastAsia"/>
                <w:color w:val="000000"/>
                <w:kern w:val="0"/>
                <w:sz w:val="18"/>
                <w:szCs w:val="18"/>
              </w:rPr>
              <w:t>中心频率3</w:t>
            </w:r>
          </w:p>
        </w:tc>
        <w:tc>
          <w:tcPr>
            <w:tcW w:w="1985" w:type="dxa"/>
          </w:tcPr>
          <w:p w:rsidR="0053017F" w:rsidRDefault="0053017F" w:rsidP="00B23596">
            <w:pPr>
              <w:ind w:firstLine="360"/>
              <w:rPr>
                <w:rFonts w:asciiTheme="minorEastAsia" w:hAnsiTheme="minorEastAsia"/>
                <w:sz w:val="18"/>
                <w:szCs w:val="18"/>
              </w:rPr>
            </w:pPr>
            <w:r>
              <w:rPr>
                <w:rFonts w:asciiTheme="minorEastAsia" w:hAnsiTheme="minorEastAsia"/>
                <w:sz w:val="18"/>
                <w:szCs w:val="18"/>
              </w:rPr>
              <w:t>Frequenc</w:t>
            </w:r>
            <w:r>
              <w:rPr>
                <w:rFonts w:asciiTheme="minorEastAsia" w:hAnsiTheme="minorEastAsia" w:hint="eastAsia"/>
                <w:sz w:val="18"/>
                <w:szCs w:val="18"/>
              </w:rPr>
              <w:t>e3</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umber(12,2)</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r>
              <w:rPr>
                <w:rFonts w:ascii="宋体" w:hAnsi="宋体" w:cs="宋体" w:hint="eastAsia"/>
                <w:color w:val="000000"/>
                <w:kern w:val="0"/>
                <w:sz w:val="18"/>
                <w:szCs w:val="18"/>
              </w:rPr>
              <w:t>3</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Longitude</w:t>
            </w:r>
            <w:r>
              <w:rPr>
                <w:rFonts w:asciiTheme="minorEastAsia" w:hAnsiTheme="minorEastAsia" w:hint="eastAsia"/>
                <w:sz w:val="18"/>
                <w:szCs w:val="18"/>
              </w:rPr>
              <w:t>3</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r>
              <w:rPr>
                <w:rFonts w:ascii="宋体" w:hAnsi="宋体" w:cs="宋体" w:hint="eastAsia"/>
                <w:color w:val="000000"/>
                <w:kern w:val="0"/>
                <w:sz w:val="18"/>
                <w:szCs w:val="18"/>
              </w:rPr>
              <w:t>3</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r>
              <w:rPr>
                <w:rFonts w:asciiTheme="minorEastAsia" w:hAnsiTheme="minorEastAsia" w:hint="eastAsia"/>
                <w:sz w:val="18"/>
                <w:szCs w:val="18"/>
              </w:rPr>
              <w:t>3</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umber(9,6)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strike/>
                <w:color w:val="000000"/>
                <w:kern w:val="0"/>
                <w:sz w:val="18"/>
                <w:szCs w:val="18"/>
              </w:rPr>
            </w:pPr>
            <w:r w:rsidRPr="00170E84">
              <w:rPr>
                <w:rFonts w:ascii="宋体" w:hAnsi="宋体" w:cs="宋体" w:hint="eastAsia"/>
                <w:color w:val="000000"/>
                <w:kern w:val="0"/>
                <w:sz w:val="18"/>
                <w:szCs w:val="18"/>
              </w:rPr>
              <w:t>监测起始时间</w:t>
            </w:r>
          </w:p>
        </w:tc>
        <w:tc>
          <w:tcPr>
            <w:tcW w:w="1985" w:type="dxa"/>
          </w:tcPr>
          <w:p w:rsidR="0053017F" w:rsidRPr="006E7464" w:rsidRDefault="0053017F"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startTime</w:t>
            </w:r>
            <w:r>
              <w:rPr>
                <w:rFonts w:asciiTheme="minorEastAsia" w:hAnsiTheme="minorEastAsia"/>
                <w:sz w:val="18"/>
                <w:szCs w:val="18"/>
              </w:rPr>
              <w:tab/>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170E84" w:rsidRDefault="0053017F" w:rsidP="00182A5E">
            <w:pPr>
              <w:widowControl/>
              <w:jc w:val="left"/>
              <w:rPr>
                <w:rFonts w:ascii="宋体" w:hAnsi="宋体" w:cs="宋体"/>
                <w:color w:val="000000"/>
                <w:kern w:val="0"/>
                <w:sz w:val="18"/>
                <w:szCs w:val="18"/>
              </w:rPr>
            </w:pPr>
            <w:r w:rsidRPr="00170E84">
              <w:rPr>
                <w:rFonts w:ascii="宋体" w:hAnsi="宋体" w:cs="宋体" w:hint="eastAsia"/>
                <w:color w:val="000000"/>
                <w:kern w:val="0"/>
                <w:sz w:val="18"/>
                <w:szCs w:val="18"/>
              </w:rPr>
              <w:t>监测终止时间</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EndTime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851" w:type="dxa"/>
          </w:tcPr>
          <w:p w:rsidR="0053017F"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Default="0053017F"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监测数据 </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blob</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MonitorLocation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851" w:type="dxa"/>
          </w:tcPr>
          <w:p w:rsidR="0053017F" w:rsidRPr="006E7464" w:rsidRDefault="0053017F" w:rsidP="00B23596">
            <w:pPr>
              <w:ind w:firstLine="360"/>
              <w:rPr>
                <w:rFonts w:asciiTheme="minorEastAsia" w:hAnsiTheme="minorEastAsia"/>
                <w:sz w:val="18"/>
                <w:szCs w:val="18"/>
              </w:rPr>
            </w:pPr>
          </w:p>
        </w:tc>
        <w:tc>
          <w:tcPr>
            <w:tcW w:w="708" w:type="dxa"/>
          </w:tcPr>
          <w:p w:rsidR="0053017F" w:rsidRPr="006E7464" w:rsidRDefault="0053017F" w:rsidP="00B23596">
            <w:pPr>
              <w:ind w:firstLine="360"/>
              <w:rPr>
                <w:rFonts w:asciiTheme="minorEastAsia" w:hAnsiTheme="minorEastAsia"/>
                <w:sz w:val="18"/>
                <w:szCs w:val="18"/>
              </w:rPr>
            </w:pPr>
          </w:p>
        </w:tc>
        <w:tc>
          <w:tcPr>
            <w:tcW w:w="1987" w:type="dxa"/>
          </w:tcPr>
          <w:p w:rsidR="0053017F" w:rsidRPr="006E7464" w:rsidRDefault="0053017F" w:rsidP="00B23596">
            <w:pPr>
              <w:ind w:firstLine="360"/>
              <w:rPr>
                <w:rFonts w:asciiTheme="minorEastAsia" w:hAnsiTheme="minorEastAsia"/>
                <w:sz w:val="18"/>
                <w:szCs w:val="18"/>
              </w:rPr>
            </w:pPr>
          </w:p>
        </w:tc>
      </w:tr>
      <w:tr w:rsidR="0053017F" w:rsidRPr="00943B25" w:rsidTr="00490C39">
        <w:tc>
          <w:tcPr>
            <w:tcW w:w="1384"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lastRenderedPageBreak/>
              <w:t>备注</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w:t>
            </w:r>
          </w:p>
        </w:tc>
        <w:tc>
          <w:tcPr>
            <w:tcW w:w="1417" w:type="dxa"/>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851" w:type="dxa"/>
          </w:tcPr>
          <w:p w:rsidR="0053017F" w:rsidRPr="006E7464" w:rsidRDefault="0053017F" w:rsidP="00B23596">
            <w:pPr>
              <w:ind w:firstLine="360"/>
              <w:rPr>
                <w:rFonts w:asciiTheme="minorEastAsia" w:hAnsiTheme="minorEastAsia" w:cs="宋体"/>
                <w:color w:val="000000"/>
                <w:kern w:val="0"/>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987"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53017F" w:rsidRPr="006E7464" w:rsidRDefault="0053017F" w:rsidP="00182A5E">
            <w:pPr>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851" w:type="dxa"/>
          </w:tcPr>
          <w:p w:rsidR="0053017F" w:rsidRPr="006E7464" w:rsidRDefault="0053017F" w:rsidP="00B23596">
            <w:pPr>
              <w:ind w:firstLine="360"/>
              <w:rPr>
                <w:rFonts w:asciiTheme="minorEastAsia" w:hAnsiTheme="minorEastAsia" w:cs="宋体"/>
                <w:color w:val="000000"/>
                <w:kern w:val="0"/>
                <w:sz w:val="18"/>
                <w:szCs w:val="18"/>
              </w:rPr>
            </w:pPr>
          </w:p>
        </w:tc>
        <w:tc>
          <w:tcPr>
            <w:tcW w:w="708" w:type="dxa"/>
          </w:tcPr>
          <w:p w:rsidR="0053017F" w:rsidRPr="006E7464" w:rsidRDefault="0053017F" w:rsidP="00B23596">
            <w:pPr>
              <w:ind w:firstLine="360"/>
              <w:rPr>
                <w:rFonts w:asciiTheme="minorEastAsia" w:hAnsiTheme="minorEastAsia" w:cs="宋体"/>
                <w:color w:val="000000"/>
                <w:kern w:val="0"/>
                <w:sz w:val="18"/>
                <w:szCs w:val="18"/>
              </w:rPr>
            </w:pPr>
          </w:p>
        </w:tc>
        <w:tc>
          <w:tcPr>
            <w:tcW w:w="1987" w:type="dxa"/>
          </w:tcPr>
          <w:p w:rsidR="0053017F" w:rsidRPr="006E7464" w:rsidRDefault="0053017F" w:rsidP="00B23596">
            <w:pPr>
              <w:ind w:firstLine="360"/>
              <w:rPr>
                <w:rFonts w:asciiTheme="minorEastAsia" w:hAnsiTheme="minorEastAsia" w:cs="宋体"/>
                <w:color w:val="000000"/>
                <w:kern w:val="0"/>
                <w:sz w:val="18"/>
                <w:szCs w:val="18"/>
              </w:rPr>
            </w:pPr>
          </w:p>
        </w:tc>
      </w:tr>
      <w:tr w:rsidR="00A326B7" w:rsidRPr="00943B25" w:rsidTr="00490C39">
        <w:tc>
          <w:tcPr>
            <w:tcW w:w="1384"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987"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490C39">
        <w:tc>
          <w:tcPr>
            <w:tcW w:w="1384"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A326B7" w:rsidRDefault="00A326B7"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851"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708"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c>
          <w:tcPr>
            <w:tcW w:w="1987" w:type="dxa"/>
          </w:tcPr>
          <w:p w:rsidR="00A326B7" w:rsidRDefault="00A326B7" w:rsidP="00B23596">
            <w:pPr>
              <w:autoSpaceDE w:val="0"/>
              <w:autoSpaceDN w:val="0"/>
              <w:adjustRightInd w:val="0"/>
              <w:ind w:firstLine="400"/>
              <w:jc w:val="left"/>
              <w:rPr>
                <w:rFonts w:ascii="Courier New" w:hAnsi="Courier New" w:cs="Courier New"/>
                <w:color w:val="000000"/>
                <w:kern w:val="0"/>
                <w:sz w:val="20"/>
                <w:szCs w:val="20"/>
              </w:rPr>
            </w:pPr>
          </w:p>
        </w:tc>
      </w:tr>
      <w:tr w:rsidR="00A326B7" w:rsidRPr="00943B25" w:rsidTr="00EB364A">
        <w:tc>
          <w:tcPr>
            <w:tcW w:w="1384" w:type="dxa"/>
            <w:vAlign w:val="center"/>
          </w:tcPr>
          <w:p w:rsidR="00A326B7" w:rsidRPr="00413AD0" w:rsidRDefault="00A326B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A326B7"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851" w:type="dxa"/>
          </w:tcPr>
          <w:p w:rsidR="00A326B7" w:rsidRPr="006E7464" w:rsidRDefault="00A326B7" w:rsidP="00B23596">
            <w:pPr>
              <w:ind w:firstLine="360"/>
              <w:rPr>
                <w:rFonts w:asciiTheme="minorEastAsia" w:hAnsiTheme="minorEastAsia"/>
                <w:sz w:val="18"/>
                <w:szCs w:val="18"/>
              </w:rPr>
            </w:pPr>
          </w:p>
        </w:tc>
        <w:tc>
          <w:tcPr>
            <w:tcW w:w="708" w:type="dxa"/>
          </w:tcPr>
          <w:p w:rsidR="00A326B7" w:rsidRPr="006E7464" w:rsidRDefault="00A326B7" w:rsidP="00B23596">
            <w:pPr>
              <w:ind w:firstLine="360"/>
              <w:rPr>
                <w:rFonts w:asciiTheme="minorEastAsia" w:hAnsiTheme="minorEastAsia" w:cs="宋体"/>
                <w:color w:val="000000"/>
                <w:kern w:val="0"/>
                <w:sz w:val="18"/>
                <w:szCs w:val="18"/>
              </w:rPr>
            </w:pPr>
          </w:p>
        </w:tc>
        <w:tc>
          <w:tcPr>
            <w:tcW w:w="1987" w:type="dxa"/>
          </w:tcPr>
          <w:p w:rsidR="00A326B7" w:rsidRPr="006E7464" w:rsidRDefault="00A326B7" w:rsidP="00B23596">
            <w:pPr>
              <w:ind w:firstLine="360"/>
              <w:rPr>
                <w:rFonts w:asciiTheme="minorEastAsia" w:hAnsiTheme="minorEastAsia" w:cs="宋体"/>
                <w:color w:val="000000"/>
                <w:kern w:val="0"/>
                <w:sz w:val="18"/>
                <w:szCs w:val="18"/>
              </w:rPr>
            </w:pPr>
          </w:p>
        </w:tc>
      </w:tr>
    </w:tbl>
    <w:p w:rsidR="0053017F" w:rsidRDefault="0053017F" w:rsidP="007D6A36">
      <w:pPr>
        <w:pStyle w:val="5"/>
      </w:pPr>
      <w:r w:rsidRPr="001D4348">
        <w:rPr>
          <w:rStyle w:val="aa"/>
          <w:rFonts w:hint="eastAsia"/>
        </w:rPr>
        <w:t>数据表</w:t>
      </w:r>
      <w:r>
        <w:rPr>
          <w:rFonts w:hint="eastAsia"/>
        </w:rPr>
        <w:t>EMCULHDWDATA</w:t>
      </w:r>
    </w:p>
    <w:p w:rsidR="0053017F" w:rsidRPr="00797D06" w:rsidRDefault="0053017F"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1-</w:t>
      </w:r>
      <w:r>
        <w:rPr>
          <w:rFonts w:hint="eastAsia"/>
          <w:sz w:val="20"/>
        </w:rPr>
        <w:t>经度</w:t>
      </w:r>
      <w:r>
        <w:rPr>
          <w:rFonts w:hint="eastAsia"/>
          <w:sz w:val="20"/>
        </w:rPr>
        <w:t>1-</w:t>
      </w:r>
      <w:r>
        <w:rPr>
          <w:rFonts w:hint="eastAsia"/>
          <w:sz w:val="20"/>
        </w:rPr>
        <w:t>纬度</w:t>
      </w:r>
      <w:r>
        <w:rPr>
          <w:rFonts w:hint="eastAsia"/>
          <w:sz w:val="20"/>
        </w:rPr>
        <w:t>1-</w:t>
      </w:r>
      <w:r>
        <w:rPr>
          <w:rFonts w:hint="eastAsia"/>
          <w:sz w:val="20"/>
        </w:rPr>
        <w:t>上传时间。</w:t>
      </w:r>
    </w:p>
    <w:tbl>
      <w:tblPr>
        <w:tblStyle w:val="a5"/>
        <w:tblW w:w="0" w:type="auto"/>
        <w:tblLook w:val="04A0" w:firstRow="1" w:lastRow="0" w:firstColumn="1" w:lastColumn="0" w:noHBand="0" w:noVBand="1"/>
      </w:tblPr>
      <w:tblGrid>
        <w:gridCol w:w="1710"/>
        <w:gridCol w:w="1704"/>
        <w:gridCol w:w="1704"/>
        <w:gridCol w:w="1707"/>
        <w:gridCol w:w="1697"/>
      </w:tblGrid>
      <w:tr w:rsidR="0053017F" w:rsidRPr="00943B25" w:rsidTr="00490C39">
        <w:tc>
          <w:tcPr>
            <w:tcW w:w="1710" w:type="dxa"/>
          </w:tcPr>
          <w:p w:rsidR="0053017F" w:rsidRPr="001B36E4" w:rsidRDefault="0053017F" w:rsidP="00B23596">
            <w:pPr>
              <w:ind w:firstLine="361"/>
              <w:jc w:val="center"/>
              <w:rPr>
                <w:b/>
                <w:sz w:val="18"/>
              </w:rPr>
            </w:pPr>
            <w:r w:rsidRPr="001B36E4">
              <w:rPr>
                <w:rFonts w:hint="eastAsia"/>
                <w:b/>
                <w:sz w:val="18"/>
              </w:rPr>
              <w:t>名称</w:t>
            </w:r>
          </w:p>
        </w:tc>
        <w:tc>
          <w:tcPr>
            <w:tcW w:w="1704" w:type="dxa"/>
          </w:tcPr>
          <w:p w:rsidR="0053017F" w:rsidRPr="001B36E4" w:rsidRDefault="0053017F" w:rsidP="00B23596">
            <w:pPr>
              <w:ind w:firstLine="361"/>
              <w:jc w:val="center"/>
              <w:rPr>
                <w:b/>
                <w:sz w:val="18"/>
              </w:rPr>
            </w:pPr>
            <w:r w:rsidRPr="001B36E4">
              <w:rPr>
                <w:rFonts w:hint="eastAsia"/>
                <w:b/>
                <w:sz w:val="18"/>
              </w:rPr>
              <w:t>列名</w:t>
            </w:r>
          </w:p>
        </w:tc>
        <w:tc>
          <w:tcPr>
            <w:tcW w:w="1704" w:type="dxa"/>
          </w:tcPr>
          <w:p w:rsidR="0053017F" w:rsidRPr="001B36E4" w:rsidRDefault="0053017F" w:rsidP="00B23596">
            <w:pPr>
              <w:ind w:firstLine="361"/>
              <w:jc w:val="center"/>
              <w:rPr>
                <w:b/>
                <w:sz w:val="18"/>
              </w:rPr>
            </w:pPr>
            <w:r w:rsidRPr="001B36E4">
              <w:rPr>
                <w:rFonts w:hint="eastAsia"/>
                <w:b/>
                <w:sz w:val="18"/>
              </w:rPr>
              <w:t>类型</w:t>
            </w:r>
          </w:p>
        </w:tc>
        <w:tc>
          <w:tcPr>
            <w:tcW w:w="1707" w:type="dxa"/>
          </w:tcPr>
          <w:p w:rsidR="0053017F" w:rsidRPr="001B36E4" w:rsidRDefault="0053017F" w:rsidP="00B23596">
            <w:pPr>
              <w:ind w:firstLine="361"/>
              <w:jc w:val="center"/>
              <w:rPr>
                <w:b/>
                <w:sz w:val="18"/>
              </w:rPr>
            </w:pPr>
            <w:r w:rsidRPr="001B36E4">
              <w:rPr>
                <w:rFonts w:hint="eastAsia"/>
                <w:b/>
                <w:sz w:val="18"/>
              </w:rPr>
              <w:t>主键</w:t>
            </w:r>
            <w:r w:rsidRPr="001B36E4">
              <w:rPr>
                <w:rFonts w:hint="eastAsia"/>
                <w:b/>
                <w:sz w:val="18"/>
              </w:rPr>
              <w:t>/</w:t>
            </w:r>
            <w:r w:rsidRPr="001B36E4">
              <w:rPr>
                <w:rFonts w:hint="eastAsia"/>
                <w:b/>
                <w:sz w:val="18"/>
              </w:rPr>
              <w:t>是否空</w:t>
            </w:r>
          </w:p>
        </w:tc>
        <w:tc>
          <w:tcPr>
            <w:tcW w:w="1697"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490C39">
        <w:tc>
          <w:tcPr>
            <w:tcW w:w="1710" w:type="dxa"/>
          </w:tcPr>
          <w:p w:rsidR="0053017F" w:rsidRPr="00943B25" w:rsidRDefault="0053017F" w:rsidP="00B23596">
            <w:pPr>
              <w:ind w:firstLine="360"/>
              <w:rPr>
                <w:sz w:val="18"/>
              </w:rPr>
            </w:pPr>
            <w:r>
              <w:rPr>
                <w:rFonts w:hint="eastAsia"/>
                <w:sz w:val="18"/>
              </w:rPr>
              <w:t>编号</w:t>
            </w:r>
          </w:p>
        </w:tc>
        <w:tc>
          <w:tcPr>
            <w:tcW w:w="1704" w:type="dxa"/>
          </w:tcPr>
          <w:p w:rsidR="0053017F" w:rsidRDefault="0053017F" w:rsidP="00B23596">
            <w:pPr>
              <w:ind w:firstLine="360"/>
              <w:rPr>
                <w:sz w:val="18"/>
              </w:rPr>
            </w:pPr>
            <w:r>
              <w:rPr>
                <w:rFonts w:hint="eastAsia"/>
                <w:sz w:val="18"/>
              </w:rPr>
              <w:t>BH</w:t>
            </w:r>
          </w:p>
        </w:tc>
        <w:tc>
          <w:tcPr>
            <w:tcW w:w="1704" w:type="dxa"/>
          </w:tcPr>
          <w:p w:rsidR="0053017F" w:rsidRDefault="0053017F" w:rsidP="00B23596">
            <w:pPr>
              <w:ind w:firstLine="360"/>
              <w:rPr>
                <w:sz w:val="18"/>
              </w:rPr>
            </w:pPr>
            <w:r w:rsidRPr="00501933">
              <w:rPr>
                <w:rFonts w:asciiTheme="minorEastAsia" w:hAnsiTheme="minorEastAsia" w:hint="eastAsia"/>
                <w:sz w:val="18"/>
                <w:szCs w:val="18"/>
              </w:rPr>
              <w:t>C</w:t>
            </w:r>
            <w:r>
              <w:rPr>
                <w:rFonts w:asciiTheme="minorEastAsia" w:hAnsiTheme="minorEastAsia" w:hint="eastAsia"/>
                <w:sz w:val="18"/>
                <w:szCs w:val="18"/>
              </w:rPr>
              <w:t>har</w:t>
            </w:r>
            <w:r w:rsidRPr="00501933">
              <w:rPr>
                <w:rFonts w:asciiTheme="minorEastAsia" w:hAnsiTheme="minorEastAsia" w:hint="eastAsia"/>
                <w:sz w:val="18"/>
                <w:szCs w:val="18"/>
              </w:rPr>
              <w:t>(</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707" w:type="dxa"/>
          </w:tcPr>
          <w:p w:rsidR="0053017F" w:rsidRDefault="0053017F" w:rsidP="00B23596">
            <w:pPr>
              <w:ind w:firstLine="420"/>
              <w:rPr>
                <w:sz w:val="18"/>
              </w:rPr>
            </w:pPr>
            <w:r>
              <w:rPr>
                <w:rFonts w:hint="eastAsia"/>
              </w:rPr>
              <w:t>Y/N</w:t>
            </w:r>
          </w:p>
        </w:tc>
        <w:tc>
          <w:tcPr>
            <w:tcW w:w="1697" w:type="dxa"/>
          </w:tcPr>
          <w:p w:rsidR="0053017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时间</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TIME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Char(24)</w:t>
            </w:r>
          </w:p>
        </w:tc>
        <w:tc>
          <w:tcPr>
            <w:tcW w:w="1707" w:type="dxa"/>
          </w:tcPr>
          <w:p w:rsidR="0053017F" w:rsidRDefault="0053017F" w:rsidP="00B23596">
            <w:pPr>
              <w:ind w:firstLine="420"/>
            </w:pPr>
            <w:r>
              <w:rPr>
                <w:rFonts w:hint="eastAsia"/>
              </w:rPr>
              <w:t>Y/N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频率</w:t>
            </w:r>
          </w:p>
        </w:tc>
        <w:tc>
          <w:tcPr>
            <w:tcW w:w="1704" w:type="dxa"/>
          </w:tcPr>
          <w:p w:rsidR="0053017F" w:rsidRPr="00943B25" w:rsidRDefault="0053017F" w:rsidP="00B23596">
            <w:pPr>
              <w:ind w:firstLine="360"/>
              <w:rPr>
                <w:rFonts w:ascii="宋体" w:hAnsi="宋体" w:cs="宋体"/>
                <w:color w:val="000000"/>
                <w:kern w:val="0"/>
                <w:sz w:val="18"/>
              </w:rPr>
            </w:pPr>
            <w:r w:rsidRPr="00501933">
              <w:rPr>
                <w:rFonts w:ascii="宋体" w:hAnsi="宋体" w:cs="宋体"/>
                <w:color w:val="000000"/>
                <w:kern w:val="0"/>
                <w:sz w:val="18"/>
              </w:rPr>
              <w:t>Frequence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hint="eastAsia"/>
                <w:sz w:val="18"/>
                <w:szCs w:val="18"/>
              </w:rPr>
              <w:t>NUMBER(12,2)</w:t>
            </w:r>
          </w:p>
        </w:tc>
        <w:tc>
          <w:tcPr>
            <w:tcW w:w="1707" w:type="dxa"/>
          </w:tcPr>
          <w:p w:rsidR="0053017F" w:rsidRDefault="0053017F" w:rsidP="00B23596">
            <w:pPr>
              <w:ind w:firstLine="420"/>
            </w:pPr>
            <w:r>
              <w:rPr>
                <w:rFonts w:hint="eastAsia"/>
              </w:rPr>
              <w:t>N/</w:t>
            </w:r>
            <w:r w:rsidR="00A326B7">
              <w:rPr>
                <w:rFonts w:hint="eastAsia"/>
              </w:rPr>
              <w:t>Y</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监测单元</w:t>
            </w:r>
          </w:p>
        </w:tc>
        <w:tc>
          <w:tcPr>
            <w:tcW w:w="170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70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Pr>
                <w:rFonts w:asciiTheme="minorEastAsia" w:hAnsiTheme="minorEastAsia" w:hint="eastAsia"/>
                <w:sz w:val="18"/>
                <w:szCs w:val="18"/>
              </w:rPr>
              <w:t>24</w:t>
            </w:r>
            <w:r w:rsidRPr="006E7464">
              <w:rPr>
                <w:rFonts w:asciiTheme="minorEastAsia" w:hAnsiTheme="minorEastAsia" w:hint="eastAsia"/>
                <w:sz w:val="18"/>
                <w:szCs w:val="18"/>
              </w:rPr>
              <w:t>)</w:t>
            </w:r>
          </w:p>
        </w:tc>
        <w:tc>
          <w:tcPr>
            <w:tcW w:w="1707" w:type="dxa"/>
          </w:tcPr>
          <w:p w:rsidR="0053017F" w:rsidRDefault="00A326B7" w:rsidP="00B23596">
            <w:pPr>
              <w:ind w:firstLine="420"/>
            </w:pPr>
            <w:r>
              <w:rPr>
                <w:rFonts w:hint="eastAsia"/>
              </w:rPr>
              <w:t>Y</w:t>
            </w:r>
            <w:r w:rsidR="0053017F">
              <w:rPr>
                <w:rFonts w:hint="eastAsia"/>
              </w:rPr>
              <w:t>/N</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Pr="00943B25" w:rsidRDefault="0053017F" w:rsidP="00B23596">
            <w:pPr>
              <w:ind w:firstLine="360"/>
              <w:rPr>
                <w:sz w:val="18"/>
              </w:rPr>
            </w:pPr>
            <w:r>
              <w:rPr>
                <w:rFonts w:hint="eastAsia"/>
                <w:sz w:val="18"/>
              </w:rPr>
              <w:t xml:space="preserve">Bearing </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Bearing</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53017F" w:rsidRDefault="00A326B7" w:rsidP="00B23596">
            <w:pPr>
              <w:ind w:firstLine="420"/>
            </w:pPr>
            <w:r>
              <w:rPr>
                <w:rFonts w:hint="eastAsia"/>
              </w:rPr>
              <w:t>N/Y</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Quality</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Quality</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C</w:t>
            </w:r>
            <w:r>
              <w:rPr>
                <w:rFonts w:ascii="宋体" w:hAnsi="宋体" w:cs="宋体" w:hint="eastAsia"/>
                <w:color w:val="000000"/>
                <w:kern w:val="0"/>
                <w:sz w:val="18"/>
              </w:rPr>
              <w:t>har(12)</w:t>
            </w:r>
          </w:p>
        </w:tc>
        <w:tc>
          <w:tcPr>
            <w:tcW w:w="1707" w:type="dxa"/>
          </w:tcPr>
          <w:p w:rsidR="0053017F" w:rsidRDefault="00A326B7" w:rsidP="00B23596">
            <w:pPr>
              <w:ind w:firstLine="420"/>
            </w:pPr>
            <w:r>
              <w:rPr>
                <w:rFonts w:hint="eastAsia"/>
              </w:rPr>
              <w:t>N/Y</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level</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evels</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hint="eastAsia"/>
                <w:color w:val="000000"/>
                <w:kern w:val="0"/>
                <w:sz w:val="18"/>
              </w:rPr>
              <w:t>NUMBER(4,1)</w:t>
            </w:r>
          </w:p>
        </w:tc>
        <w:tc>
          <w:tcPr>
            <w:tcW w:w="1707" w:type="dxa"/>
          </w:tcPr>
          <w:p w:rsidR="0053017F" w:rsidRDefault="00A326B7" w:rsidP="00B23596">
            <w:pPr>
              <w:ind w:firstLine="420"/>
            </w:pPr>
            <w:r>
              <w:rPr>
                <w:rFonts w:hint="eastAsia"/>
              </w:rPr>
              <w:t>N/Y</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longitude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ongitude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53017F" w:rsidRDefault="00A326B7" w:rsidP="00B23596">
            <w:pPr>
              <w:ind w:firstLine="420"/>
            </w:pPr>
            <w:r>
              <w:rPr>
                <w:rFonts w:hint="eastAsia"/>
              </w:rPr>
              <w:t>N/Y</w:t>
            </w:r>
          </w:p>
        </w:tc>
        <w:tc>
          <w:tcPr>
            <w:tcW w:w="1697" w:type="dxa"/>
          </w:tcPr>
          <w:p w:rsidR="0053017F" w:rsidRPr="00F1078F" w:rsidRDefault="0053017F" w:rsidP="00B23596">
            <w:pPr>
              <w:ind w:firstLine="360"/>
              <w:rPr>
                <w:sz w:val="18"/>
              </w:rPr>
            </w:pPr>
          </w:p>
        </w:tc>
      </w:tr>
      <w:tr w:rsidR="0053017F" w:rsidRPr="00943B25" w:rsidTr="00490C39">
        <w:tc>
          <w:tcPr>
            <w:tcW w:w="1710" w:type="dxa"/>
          </w:tcPr>
          <w:p w:rsidR="0053017F" w:rsidRDefault="0053017F" w:rsidP="00B23596">
            <w:pPr>
              <w:ind w:firstLine="360"/>
              <w:rPr>
                <w:sz w:val="18"/>
              </w:rPr>
            </w:pPr>
            <w:r>
              <w:rPr>
                <w:rFonts w:hint="eastAsia"/>
                <w:sz w:val="18"/>
              </w:rPr>
              <w:t>latitude</w:t>
            </w:r>
          </w:p>
        </w:tc>
        <w:tc>
          <w:tcPr>
            <w:tcW w:w="1704" w:type="dxa"/>
          </w:tcPr>
          <w:p w:rsidR="0053017F" w:rsidRPr="00943B25" w:rsidRDefault="0053017F" w:rsidP="00B23596">
            <w:pPr>
              <w:ind w:firstLine="360"/>
              <w:rPr>
                <w:rFonts w:ascii="宋体" w:hAnsi="宋体" w:cs="宋体"/>
                <w:color w:val="000000"/>
                <w:kern w:val="0"/>
                <w:sz w:val="18"/>
              </w:rPr>
            </w:pPr>
            <w:r>
              <w:rPr>
                <w:rFonts w:ascii="宋体" w:hAnsi="宋体" w:cs="宋体"/>
                <w:color w:val="000000"/>
                <w:kern w:val="0"/>
                <w:sz w:val="18"/>
              </w:rPr>
              <w:t>L</w:t>
            </w:r>
            <w:r>
              <w:rPr>
                <w:rFonts w:ascii="宋体" w:hAnsi="宋体" w:cs="宋体" w:hint="eastAsia"/>
                <w:color w:val="000000"/>
                <w:kern w:val="0"/>
                <w:sz w:val="18"/>
              </w:rPr>
              <w:t>atitude</w:t>
            </w:r>
          </w:p>
        </w:tc>
        <w:tc>
          <w:tcPr>
            <w:tcW w:w="1704" w:type="dxa"/>
          </w:tcPr>
          <w:p w:rsidR="0053017F" w:rsidRPr="00943B25" w:rsidRDefault="0053017F" w:rsidP="00B23596">
            <w:pPr>
              <w:ind w:firstLine="360"/>
              <w:rPr>
                <w:rFonts w:ascii="宋体" w:hAnsi="宋体" w:cs="宋体"/>
                <w:color w:val="000000"/>
                <w:kern w:val="0"/>
                <w:sz w:val="18"/>
              </w:rPr>
            </w:pPr>
            <w:r>
              <w:rPr>
                <w:rFonts w:asciiTheme="minorEastAsia" w:hAnsiTheme="minorEastAsia"/>
                <w:sz w:val="18"/>
                <w:szCs w:val="18"/>
              </w:rPr>
              <w:t>N</w:t>
            </w:r>
            <w:r>
              <w:rPr>
                <w:rFonts w:asciiTheme="minorEastAsia" w:hAnsiTheme="minorEastAsia" w:hint="eastAsia"/>
                <w:sz w:val="18"/>
                <w:szCs w:val="18"/>
              </w:rPr>
              <w:t>umber(9,6)</w:t>
            </w:r>
          </w:p>
        </w:tc>
        <w:tc>
          <w:tcPr>
            <w:tcW w:w="1707" w:type="dxa"/>
          </w:tcPr>
          <w:p w:rsidR="0053017F" w:rsidRDefault="00A326B7" w:rsidP="00B23596">
            <w:pPr>
              <w:ind w:firstLine="420"/>
            </w:pPr>
            <w:r>
              <w:rPr>
                <w:rFonts w:hint="eastAsia"/>
              </w:rPr>
              <w:t>N/Y</w:t>
            </w:r>
          </w:p>
        </w:tc>
        <w:tc>
          <w:tcPr>
            <w:tcW w:w="1697" w:type="dxa"/>
          </w:tcPr>
          <w:p w:rsidR="0053017F" w:rsidRPr="00F1078F" w:rsidRDefault="0053017F" w:rsidP="00B23596">
            <w:pPr>
              <w:ind w:firstLine="360"/>
              <w:rPr>
                <w:sz w:val="18"/>
              </w:rPr>
            </w:pPr>
          </w:p>
        </w:tc>
      </w:tr>
    </w:tbl>
    <w:p w:rsidR="0053017F" w:rsidRDefault="0053017F" w:rsidP="00B23596">
      <w:pPr>
        <w:ind w:firstLine="420"/>
      </w:pPr>
    </w:p>
    <w:p w:rsidR="0053017F" w:rsidRPr="00C10090" w:rsidRDefault="0053017F" w:rsidP="007D6A36">
      <w:pPr>
        <w:pStyle w:val="5"/>
      </w:pPr>
      <w:r>
        <w:rPr>
          <w:rStyle w:val="aa"/>
          <w:rFonts w:hint="eastAsia"/>
        </w:rPr>
        <w:t>视频数据</w:t>
      </w:r>
      <w:r w:rsidRPr="001D4348">
        <w:rPr>
          <w:rStyle w:val="aa"/>
          <w:rFonts w:hint="eastAsia"/>
        </w:rPr>
        <w:t>表</w:t>
      </w:r>
      <w:r>
        <w:rPr>
          <w:rStyle w:val="aa"/>
          <w:rFonts w:hint="eastAsia"/>
        </w:rPr>
        <w:t>EMCU</w:t>
      </w:r>
      <w:r>
        <w:rPr>
          <w:rFonts w:hint="eastAsia"/>
        </w:rPr>
        <w:t>LHDW</w:t>
      </w:r>
      <w:r>
        <w:rPr>
          <w:rStyle w:val="aa"/>
          <w:rFonts w:hint="eastAsia"/>
        </w:rPr>
        <w:t>Video</w:t>
      </w:r>
    </w:p>
    <w:p w:rsidR="0053017F" w:rsidRPr="00DB39EE" w:rsidRDefault="0053017F" w:rsidP="00B23596">
      <w:pPr>
        <w:ind w:firstLine="420"/>
      </w:pPr>
      <w:r>
        <w:rPr>
          <w:rFonts w:hint="eastAsia"/>
        </w:rPr>
        <w:t>编号</w:t>
      </w:r>
      <w:r>
        <w:rPr>
          <w:rFonts w:hint="eastAsia"/>
        </w:rPr>
        <w:t>bh</w:t>
      </w:r>
      <w:r>
        <w:rPr>
          <w:rFonts w:hint="eastAsia"/>
          <w:sz w:val="20"/>
        </w:rPr>
        <w:t>命名为：</w:t>
      </w:r>
      <w:r>
        <w:rPr>
          <w:rFonts w:hint="eastAsia"/>
          <w:sz w:val="20"/>
        </w:rPr>
        <w:t>LHDW-</w:t>
      </w:r>
      <w:r>
        <w:rPr>
          <w:rFonts w:hint="eastAsia"/>
          <w:sz w:val="20"/>
        </w:rPr>
        <w:t>起始时间（精确到天）</w:t>
      </w:r>
      <w:r>
        <w:rPr>
          <w:rFonts w:hint="eastAsia"/>
          <w:sz w:val="20"/>
        </w:rPr>
        <w:t>-</w:t>
      </w:r>
      <w:r>
        <w:rPr>
          <w:rFonts w:hint="eastAsia"/>
          <w:sz w:val="20"/>
        </w:rPr>
        <w:t>中心频率</w:t>
      </w:r>
      <w:r>
        <w:rPr>
          <w:rFonts w:hint="eastAsia"/>
          <w:sz w:val="20"/>
        </w:rPr>
        <w:t>-</w:t>
      </w:r>
      <w:r>
        <w:rPr>
          <w:rFonts w:hint="eastAsia"/>
          <w:sz w:val="20"/>
        </w:rPr>
        <w:t>上传时间。</w:t>
      </w:r>
    </w:p>
    <w:tbl>
      <w:tblPr>
        <w:tblStyle w:val="a5"/>
        <w:tblW w:w="0" w:type="auto"/>
        <w:tblLook w:val="04A0" w:firstRow="1" w:lastRow="0" w:firstColumn="1" w:lastColumn="0" w:noHBand="0" w:noVBand="1"/>
      </w:tblPr>
      <w:tblGrid>
        <w:gridCol w:w="1526"/>
        <w:gridCol w:w="1707"/>
        <w:gridCol w:w="1591"/>
        <w:gridCol w:w="1190"/>
        <w:gridCol w:w="1324"/>
        <w:gridCol w:w="1184"/>
      </w:tblGrid>
      <w:tr w:rsidR="0053017F" w:rsidRPr="00943B25" w:rsidTr="00EB364A">
        <w:tc>
          <w:tcPr>
            <w:tcW w:w="1526" w:type="dxa"/>
          </w:tcPr>
          <w:p w:rsidR="0053017F" w:rsidRPr="001B36E4" w:rsidRDefault="0053017F" w:rsidP="00B23596">
            <w:pPr>
              <w:ind w:firstLine="361"/>
              <w:jc w:val="center"/>
              <w:rPr>
                <w:b/>
                <w:sz w:val="18"/>
              </w:rPr>
            </w:pPr>
            <w:r w:rsidRPr="001B36E4">
              <w:rPr>
                <w:rFonts w:hint="eastAsia"/>
                <w:b/>
                <w:sz w:val="18"/>
              </w:rPr>
              <w:t>名称</w:t>
            </w:r>
          </w:p>
        </w:tc>
        <w:tc>
          <w:tcPr>
            <w:tcW w:w="1707" w:type="dxa"/>
          </w:tcPr>
          <w:p w:rsidR="0053017F" w:rsidRPr="001B36E4" w:rsidRDefault="0053017F" w:rsidP="00B23596">
            <w:pPr>
              <w:ind w:firstLine="361"/>
              <w:jc w:val="center"/>
              <w:rPr>
                <w:b/>
                <w:sz w:val="18"/>
              </w:rPr>
            </w:pPr>
            <w:r w:rsidRPr="001B36E4">
              <w:rPr>
                <w:rFonts w:hint="eastAsia"/>
                <w:b/>
                <w:sz w:val="18"/>
              </w:rPr>
              <w:t>列名</w:t>
            </w:r>
          </w:p>
        </w:tc>
        <w:tc>
          <w:tcPr>
            <w:tcW w:w="1591" w:type="dxa"/>
          </w:tcPr>
          <w:p w:rsidR="0053017F" w:rsidRPr="001B36E4" w:rsidRDefault="0053017F" w:rsidP="00B23596">
            <w:pPr>
              <w:ind w:firstLine="361"/>
              <w:jc w:val="center"/>
              <w:rPr>
                <w:b/>
                <w:sz w:val="18"/>
              </w:rPr>
            </w:pPr>
            <w:r w:rsidRPr="001B36E4">
              <w:rPr>
                <w:rFonts w:hint="eastAsia"/>
                <w:b/>
                <w:sz w:val="18"/>
              </w:rPr>
              <w:t>类型</w:t>
            </w:r>
          </w:p>
        </w:tc>
        <w:tc>
          <w:tcPr>
            <w:tcW w:w="1190" w:type="dxa"/>
          </w:tcPr>
          <w:p w:rsidR="0053017F" w:rsidRPr="001B36E4" w:rsidRDefault="0053017F" w:rsidP="00B23596">
            <w:pPr>
              <w:ind w:firstLine="361"/>
              <w:jc w:val="center"/>
              <w:rPr>
                <w:b/>
                <w:sz w:val="18"/>
              </w:rPr>
            </w:pPr>
            <w:r>
              <w:rPr>
                <w:rFonts w:hint="eastAsia"/>
                <w:b/>
                <w:sz w:val="18"/>
              </w:rPr>
              <w:t>关键字</w:t>
            </w:r>
          </w:p>
        </w:tc>
        <w:tc>
          <w:tcPr>
            <w:tcW w:w="1324" w:type="dxa"/>
          </w:tcPr>
          <w:p w:rsidR="0053017F" w:rsidRPr="001B36E4" w:rsidRDefault="0053017F" w:rsidP="00B23596">
            <w:pPr>
              <w:ind w:firstLine="361"/>
              <w:jc w:val="center"/>
              <w:rPr>
                <w:b/>
                <w:sz w:val="18"/>
              </w:rPr>
            </w:pPr>
            <w:r w:rsidRPr="001B36E4">
              <w:rPr>
                <w:rFonts w:hint="eastAsia"/>
                <w:b/>
                <w:sz w:val="18"/>
              </w:rPr>
              <w:t>是否空</w:t>
            </w:r>
          </w:p>
        </w:tc>
        <w:tc>
          <w:tcPr>
            <w:tcW w:w="1184" w:type="dxa"/>
          </w:tcPr>
          <w:p w:rsidR="0053017F" w:rsidRPr="001B36E4" w:rsidRDefault="0053017F" w:rsidP="00B23596">
            <w:pPr>
              <w:ind w:firstLine="361"/>
              <w:jc w:val="center"/>
              <w:rPr>
                <w:b/>
                <w:sz w:val="18"/>
              </w:rPr>
            </w:pPr>
            <w:r w:rsidRPr="001B36E4">
              <w:rPr>
                <w:rFonts w:hint="eastAsia"/>
                <w:b/>
                <w:sz w:val="18"/>
              </w:rPr>
              <w:t>备注</w:t>
            </w:r>
          </w:p>
        </w:tc>
      </w:tr>
      <w:tr w:rsidR="0053017F" w:rsidRPr="00943B25" w:rsidTr="00EB364A">
        <w:tc>
          <w:tcPr>
            <w:tcW w:w="1526" w:type="dxa"/>
          </w:tcPr>
          <w:p w:rsidR="0053017F" w:rsidRPr="00501933" w:rsidRDefault="0053017F" w:rsidP="00182A5E">
            <w:pPr>
              <w:rPr>
                <w:rFonts w:asciiTheme="minorEastAsia" w:hAnsiTheme="minorEastAsia"/>
                <w:sz w:val="18"/>
                <w:szCs w:val="18"/>
              </w:rPr>
            </w:pPr>
            <w:r w:rsidRPr="00501933">
              <w:rPr>
                <w:rFonts w:asciiTheme="minorEastAsia" w:hAnsiTheme="minorEastAsia" w:hint="eastAsia"/>
                <w:sz w:val="18"/>
                <w:szCs w:val="18"/>
              </w:rPr>
              <w:t>单频监测编号</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B</w:t>
            </w:r>
            <w:r w:rsidRPr="00501933">
              <w:rPr>
                <w:rFonts w:asciiTheme="minorEastAsia" w:hAnsiTheme="minorEastAsia" w:hint="eastAsia"/>
                <w:sz w:val="18"/>
                <w:szCs w:val="18"/>
              </w:rPr>
              <w:t>h</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CHAR(</w:t>
            </w:r>
            <w:r w:rsidR="00A326B7">
              <w:rPr>
                <w:rFonts w:asciiTheme="minorEastAsia" w:hAnsiTheme="minorEastAsia" w:hint="eastAsia"/>
                <w:sz w:val="18"/>
                <w:szCs w:val="18"/>
              </w:rPr>
              <w:t>96</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r>
              <w:rPr>
                <w:rFonts w:hint="eastAsia"/>
                <w:sz w:val="18"/>
              </w:rPr>
              <w:t>Y</w:t>
            </w:r>
          </w:p>
        </w:tc>
        <w:tc>
          <w:tcPr>
            <w:tcW w:w="1324" w:type="dxa"/>
          </w:tcPr>
          <w:p w:rsidR="0053017F" w:rsidRPr="00501933" w:rsidRDefault="0053017F" w:rsidP="00B23596">
            <w:pPr>
              <w:ind w:firstLine="360"/>
              <w:rPr>
                <w:sz w:val="18"/>
              </w:rPr>
            </w:pPr>
            <w:r>
              <w:rPr>
                <w:rFonts w:hint="eastAsia"/>
                <w:sz w:val="18"/>
              </w:rPr>
              <w:t>N</w:t>
            </w: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监测起始时间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StartTime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182A5E">
            <w:pPr>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监测终止时间</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EndTime</w:t>
            </w:r>
          </w:p>
        </w:tc>
        <w:tc>
          <w:tcPr>
            <w:tcW w:w="1591"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sz w:val="18"/>
                <w:szCs w:val="18"/>
              </w:rPr>
              <w:t>C</w:t>
            </w:r>
            <w:r w:rsidRPr="00501933">
              <w:rPr>
                <w:rFonts w:asciiTheme="minorEastAsia" w:hAnsiTheme="minorEastAsia" w:hint="eastAsia"/>
                <w:sz w:val="18"/>
                <w:szCs w:val="18"/>
              </w:rPr>
              <w:t>har(</w:t>
            </w:r>
            <w:r>
              <w:rPr>
                <w:rFonts w:asciiTheme="minorEastAsia" w:hAnsiTheme="minorEastAsia" w:hint="eastAsia"/>
                <w:sz w:val="18"/>
                <w:szCs w:val="18"/>
              </w:rPr>
              <w:t>24</w:t>
            </w:r>
            <w:r w:rsidRPr="00501933">
              <w:rPr>
                <w:rFonts w:asciiTheme="minorEastAsia" w:hAnsiTheme="minorEastAsia" w:hint="eastAsia"/>
                <w:sz w:val="18"/>
                <w:szCs w:val="18"/>
              </w:rPr>
              <w:t>)</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中心频率</w:t>
            </w:r>
          </w:p>
        </w:tc>
        <w:tc>
          <w:tcPr>
            <w:tcW w:w="1707" w:type="dxa"/>
          </w:tcPr>
          <w:p w:rsidR="0053017F" w:rsidRPr="00501933" w:rsidRDefault="0053017F" w:rsidP="00B23596">
            <w:pPr>
              <w:ind w:firstLine="360"/>
              <w:rPr>
                <w:rFonts w:asciiTheme="minorEastAsia" w:hAnsiTheme="minorEastAsia"/>
                <w:sz w:val="18"/>
                <w:szCs w:val="18"/>
              </w:rPr>
            </w:pPr>
            <w:r w:rsidRPr="00501933">
              <w:rPr>
                <w:rFonts w:asciiTheme="minorEastAsia" w:hAnsiTheme="minorEastAsia" w:hint="eastAsia"/>
                <w:sz w:val="18"/>
                <w:szCs w:val="18"/>
              </w:rPr>
              <w:t>Frequence</w:t>
            </w:r>
          </w:p>
        </w:tc>
        <w:tc>
          <w:tcPr>
            <w:tcW w:w="1591" w:type="dxa"/>
          </w:tcPr>
          <w:p w:rsidR="0053017F" w:rsidRPr="00501933" w:rsidRDefault="0053017F" w:rsidP="00B23596">
            <w:pPr>
              <w:ind w:firstLine="360"/>
              <w:rPr>
                <w:rFonts w:asciiTheme="minorEastAsia" w:hAnsiTheme="minorEastAsia"/>
                <w:sz w:val="18"/>
                <w:szCs w:val="18"/>
              </w:rPr>
            </w:pPr>
            <w:r>
              <w:rPr>
                <w:rFonts w:asciiTheme="minorEastAsia" w:hAnsiTheme="minorEastAsia" w:hint="eastAsia"/>
                <w:sz w:val="18"/>
                <w:szCs w:val="18"/>
              </w:rPr>
              <w:t>NUMBER(12)</w:t>
            </w:r>
          </w:p>
        </w:tc>
        <w:tc>
          <w:tcPr>
            <w:tcW w:w="1190" w:type="dxa"/>
          </w:tcPr>
          <w:p w:rsidR="0053017F" w:rsidRPr="00501933" w:rsidRDefault="0053017F" w:rsidP="00B23596">
            <w:pPr>
              <w:ind w:firstLine="360"/>
              <w:rPr>
                <w:sz w:val="18"/>
              </w:rPr>
            </w:pPr>
          </w:p>
        </w:tc>
        <w:tc>
          <w:tcPr>
            <w:tcW w:w="1324" w:type="dxa"/>
          </w:tcPr>
          <w:p w:rsidR="0053017F" w:rsidRPr="00501933" w:rsidRDefault="0053017F" w:rsidP="00B23596">
            <w:pPr>
              <w:ind w:firstLine="420"/>
            </w:pPr>
          </w:p>
        </w:tc>
        <w:tc>
          <w:tcPr>
            <w:tcW w:w="1184" w:type="dxa"/>
          </w:tcPr>
          <w:p w:rsidR="0053017F" w:rsidRPr="00501933" w:rsidRDefault="0053017F" w:rsidP="00B23596">
            <w:pPr>
              <w:ind w:firstLine="360"/>
              <w:rPr>
                <w:sz w:val="18"/>
              </w:rPr>
            </w:pPr>
          </w:p>
        </w:tc>
      </w:tr>
      <w:tr w:rsidR="0053017F" w:rsidRPr="00943B25" w:rsidTr="00EB364A">
        <w:tc>
          <w:tcPr>
            <w:tcW w:w="1526" w:type="dxa"/>
          </w:tcPr>
          <w:p w:rsidR="0053017F" w:rsidRPr="00EB364A" w:rsidRDefault="0053017F" w:rsidP="00B23596">
            <w:pPr>
              <w:ind w:firstLine="400"/>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监测数据</w:t>
            </w:r>
          </w:p>
        </w:tc>
        <w:tc>
          <w:tcPr>
            <w:tcW w:w="1707" w:type="dxa"/>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Data</w:t>
            </w:r>
          </w:p>
        </w:tc>
        <w:tc>
          <w:tcPr>
            <w:tcW w:w="1591"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Blob</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Station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监测人：</w:t>
            </w:r>
          </w:p>
        </w:tc>
        <w:tc>
          <w:tcPr>
            <w:tcW w:w="170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M</w:t>
            </w:r>
            <w:r w:rsidRPr="006E7464">
              <w:rPr>
                <w:rFonts w:asciiTheme="minorEastAsia" w:hAnsiTheme="minorEastAsia" w:hint="eastAsia"/>
                <w:sz w:val="18"/>
                <w:szCs w:val="18"/>
              </w:rPr>
              <w:t>onitor</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Pr="00550D50" w:rsidRDefault="0053017F" w:rsidP="00B23596">
            <w:pPr>
              <w:ind w:firstLine="360"/>
              <w:rPr>
                <w:rFonts w:ascii="宋体" w:hAnsi="宋体" w:cs="宋体"/>
                <w:color w:val="000000"/>
                <w:kern w:val="0"/>
                <w:sz w:val="18"/>
              </w:rPr>
            </w:pPr>
          </w:p>
        </w:tc>
        <w:tc>
          <w:tcPr>
            <w:tcW w:w="1324" w:type="dxa"/>
          </w:tcPr>
          <w:p w:rsidR="0053017F" w:rsidRPr="00943B25" w:rsidRDefault="0053017F" w:rsidP="00B23596">
            <w:pPr>
              <w:ind w:firstLine="360"/>
              <w:rPr>
                <w:rFonts w:ascii="宋体" w:hAnsi="宋体" w:cs="宋体"/>
                <w:color w:val="000000"/>
                <w:kern w:val="0"/>
                <w:sz w:val="18"/>
              </w:rPr>
            </w:pPr>
          </w:p>
        </w:tc>
        <w:tc>
          <w:tcPr>
            <w:tcW w:w="1184" w:type="dxa"/>
          </w:tcPr>
          <w:p w:rsidR="0053017F" w:rsidRPr="00550D50" w:rsidRDefault="0053017F" w:rsidP="00B23596">
            <w:pPr>
              <w:ind w:firstLine="360"/>
              <w:rPr>
                <w:rFonts w:ascii="宋体" w:hAnsi="宋体" w:cs="宋体"/>
                <w:color w:val="000000"/>
                <w:kern w:val="0"/>
                <w:sz w:val="18"/>
              </w:rPr>
            </w:pPr>
          </w:p>
        </w:tc>
      </w:tr>
      <w:tr w:rsidR="0053017F" w:rsidRPr="00943B25" w:rsidTr="00EB364A">
        <w:tc>
          <w:tcPr>
            <w:tcW w:w="1526"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监测地点：</w:t>
            </w:r>
          </w:p>
        </w:tc>
        <w:tc>
          <w:tcPr>
            <w:tcW w:w="1707" w:type="dxa"/>
          </w:tcPr>
          <w:p w:rsidR="0053017F" w:rsidRPr="006E7464" w:rsidRDefault="0053017F" w:rsidP="00182A5E">
            <w:pPr>
              <w:rPr>
                <w:rFonts w:asciiTheme="minorEastAsia" w:hAnsiTheme="minorEastAsia"/>
                <w:sz w:val="18"/>
                <w:szCs w:val="18"/>
              </w:rPr>
            </w:pPr>
            <w:r w:rsidRPr="00666544">
              <w:rPr>
                <w:rFonts w:asciiTheme="minorEastAsia" w:hAnsiTheme="minorEastAsia"/>
                <w:sz w:val="18"/>
                <w:szCs w:val="18"/>
              </w:rPr>
              <w:t>monitorlocation</w:t>
            </w:r>
          </w:p>
        </w:tc>
        <w:tc>
          <w:tcPr>
            <w:tcW w:w="159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ind w:firstLine="420"/>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sidRPr="001D4348">
              <w:rPr>
                <w:rFonts w:asciiTheme="minorEastAsia" w:hAnsiTheme="minorEastAsia" w:cs="宋体" w:hint="eastAsia"/>
                <w:color w:val="000000"/>
                <w:kern w:val="0"/>
                <w:sz w:val="18"/>
                <w:szCs w:val="18"/>
              </w:rPr>
              <w:t>备注</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Comments</w:t>
            </w:r>
          </w:p>
        </w:tc>
        <w:tc>
          <w:tcPr>
            <w:tcW w:w="1591" w:type="dxa"/>
          </w:tcPr>
          <w:p w:rsidR="0053017F" w:rsidRPr="006E7464" w:rsidRDefault="0053017F" w:rsidP="00182A5E">
            <w:pPr>
              <w:rPr>
                <w:rFonts w:asciiTheme="minorEastAsia" w:hAnsiTheme="minorEastAsia"/>
                <w:sz w:val="18"/>
                <w:szCs w:val="18"/>
              </w:rPr>
            </w:pPr>
            <w:r>
              <w:rPr>
                <w:rFonts w:asciiTheme="minorEastAsia" w:hAnsiTheme="minorEastAsia" w:hint="eastAsia"/>
                <w:sz w:val="18"/>
                <w:szCs w:val="18"/>
              </w:rPr>
              <w:t>Varchar2(255)</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53017F" w:rsidRPr="00943B25" w:rsidTr="00EB364A">
        <w:tc>
          <w:tcPr>
            <w:tcW w:w="1526" w:type="dxa"/>
            <w:vAlign w:val="center"/>
          </w:tcPr>
          <w:p w:rsidR="0053017F" w:rsidRPr="001D4348" w:rsidRDefault="0053017F"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唯一码</w:t>
            </w:r>
          </w:p>
        </w:tc>
        <w:tc>
          <w:tcPr>
            <w:tcW w:w="1707"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MD5</w:t>
            </w:r>
          </w:p>
        </w:tc>
        <w:tc>
          <w:tcPr>
            <w:tcW w:w="1591"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1190" w:type="dxa"/>
          </w:tcPr>
          <w:p w:rsidR="0053017F" w:rsidRDefault="0053017F" w:rsidP="00B23596">
            <w:pPr>
              <w:widowControl/>
              <w:ind w:firstLine="360"/>
              <w:jc w:val="left"/>
              <w:rPr>
                <w:rFonts w:ascii="宋体" w:hAnsi="宋体" w:cs="宋体"/>
                <w:color w:val="000000"/>
                <w:kern w:val="0"/>
                <w:sz w:val="18"/>
              </w:rPr>
            </w:pPr>
          </w:p>
        </w:tc>
        <w:tc>
          <w:tcPr>
            <w:tcW w:w="1324" w:type="dxa"/>
          </w:tcPr>
          <w:p w:rsidR="0053017F" w:rsidRDefault="0053017F" w:rsidP="00B23596">
            <w:pPr>
              <w:widowControl/>
              <w:ind w:firstLine="360"/>
              <w:jc w:val="left"/>
              <w:rPr>
                <w:rFonts w:ascii="宋体" w:hAnsi="宋体" w:cs="宋体"/>
                <w:color w:val="000000"/>
                <w:kern w:val="0"/>
                <w:sz w:val="18"/>
              </w:rPr>
            </w:pPr>
          </w:p>
        </w:tc>
        <w:tc>
          <w:tcPr>
            <w:tcW w:w="1184" w:type="dxa"/>
          </w:tcPr>
          <w:p w:rsidR="0053017F" w:rsidRDefault="0053017F" w:rsidP="00B23596">
            <w:pPr>
              <w:widowControl/>
              <w:ind w:firstLine="360"/>
              <w:jc w:val="left"/>
              <w:rPr>
                <w:rFonts w:ascii="宋体" w:hAnsi="宋体" w:cs="宋体"/>
                <w:color w:val="000000"/>
                <w:kern w:val="0"/>
                <w:sz w:val="18"/>
              </w:rPr>
            </w:pPr>
          </w:p>
        </w:tc>
      </w:tr>
      <w:tr w:rsidR="00413AD0" w:rsidRPr="00943B25" w:rsidTr="00EB364A">
        <w:tc>
          <w:tcPr>
            <w:tcW w:w="152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707"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59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r w:rsidR="00413AD0" w:rsidRPr="00943B25" w:rsidTr="00EB364A">
        <w:tc>
          <w:tcPr>
            <w:tcW w:w="152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707"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59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90"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324"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184"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r w:rsidR="00413AD0" w:rsidRPr="00943B25" w:rsidTr="00EB364A">
        <w:tc>
          <w:tcPr>
            <w:tcW w:w="1526" w:type="dxa"/>
            <w:vAlign w:val="center"/>
          </w:tcPr>
          <w:p w:rsidR="00413AD0" w:rsidRDefault="00413AD0" w:rsidP="00B23596">
            <w:pPr>
              <w:ind w:firstLine="360"/>
              <w:rPr>
                <w:rFonts w:asciiTheme="minorEastAsia" w:hAnsiTheme="minorEastAsia" w:cs="宋体"/>
                <w:color w:val="000000"/>
                <w:kern w:val="0"/>
                <w:sz w:val="18"/>
                <w:szCs w:val="18"/>
              </w:rPr>
            </w:pPr>
            <w:r>
              <w:rPr>
                <w:rFonts w:asciiTheme="minorEastAsia" w:hAnsiTheme="minorEastAsia" w:cs="宋体" w:hint="eastAsia"/>
                <w:color w:val="000000"/>
                <w:kern w:val="0"/>
                <w:sz w:val="18"/>
                <w:szCs w:val="18"/>
              </w:rPr>
              <w:t>信号类型</w:t>
            </w:r>
          </w:p>
        </w:tc>
        <w:tc>
          <w:tcPr>
            <w:tcW w:w="1707" w:type="dxa"/>
          </w:tcPr>
          <w:p w:rsidR="00413AD0" w:rsidRDefault="00413AD0"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ignalType</w:t>
            </w:r>
          </w:p>
        </w:tc>
        <w:tc>
          <w:tcPr>
            <w:tcW w:w="1591" w:type="dxa"/>
          </w:tcPr>
          <w:p w:rsidR="00413AD0" w:rsidRDefault="00413AD0"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413AD0" w:rsidRDefault="00413AD0" w:rsidP="00B23596">
            <w:pPr>
              <w:widowControl/>
              <w:ind w:firstLine="360"/>
              <w:jc w:val="left"/>
              <w:rPr>
                <w:rFonts w:ascii="宋体" w:hAnsi="宋体" w:cs="宋体"/>
                <w:color w:val="000000"/>
                <w:kern w:val="0"/>
                <w:sz w:val="18"/>
              </w:rPr>
            </w:pPr>
          </w:p>
        </w:tc>
        <w:tc>
          <w:tcPr>
            <w:tcW w:w="1324" w:type="dxa"/>
          </w:tcPr>
          <w:p w:rsidR="00413AD0" w:rsidRDefault="00413AD0" w:rsidP="00B23596">
            <w:pPr>
              <w:widowControl/>
              <w:ind w:firstLine="360"/>
              <w:jc w:val="left"/>
              <w:rPr>
                <w:rFonts w:ascii="宋体" w:hAnsi="宋体" w:cs="宋体"/>
                <w:color w:val="000000"/>
                <w:kern w:val="0"/>
                <w:sz w:val="18"/>
              </w:rPr>
            </w:pPr>
          </w:p>
        </w:tc>
        <w:tc>
          <w:tcPr>
            <w:tcW w:w="1184" w:type="dxa"/>
          </w:tcPr>
          <w:p w:rsidR="00413AD0" w:rsidRDefault="00413AD0" w:rsidP="00B23596">
            <w:pPr>
              <w:widowControl/>
              <w:ind w:firstLine="360"/>
              <w:jc w:val="left"/>
              <w:rPr>
                <w:rFonts w:ascii="宋体" w:hAnsi="宋体" w:cs="宋体"/>
                <w:color w:val="000000"/>
                <w:kern w:val="0"/>
                <w:sz w:val="18"/>
              </w:rPr>
            </w:pPr>
          </w:p>
        </w:tc>
      </w:tr>
      <w:tr w:rsidR="00413AD0" w:rsidRPr="00943B25" w:rsidTr="00EB364A">
        <w:tc>
          <w:tcPr>
            <w:tcW w:w="1526" w:type="dxa"/>
          </w:tcPr>
          <w:p w:rsidR="00413AD0" w:rsidRPr="00170E84" w:rsidRDefault="00413AD0"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经度</w:t>
            </w:r>
          </w:p>
        </w:tc>
        <w:tc>
          <w:tcPr>
            <w:tcW w:w="1707" w:type="dxa"/>
          </w:tcPr>
          <w:p w:rsidR="00413AD0" w:rsidRPr="006E7464" w:rsidRDefault="00413AD0" w:rsidP="00B23596">
            <w:pPr>
              <w:ind w:firstLine="360"/>
              <w:rPr>
                <w:rFonts w:asciiTheme="minorEastAsia" w:hAnsiTheme="minorEastAsia"/>
                <w:sz w:val="18"/>
                <w:szCs w:val="18"/>
              </w:rPr>
            </w:pPr>
            <w:r w:rsidRPr="006E7464">
              <w:rPr>
                <w:rFonts w:asciiTheme="minorEastAsia" w:hAnsiTheme="minorEastAsia"/>
                <w:sz w:val="18"/>
                <w:szCs w:val="18"/>
              </w:rPr>
              <w:t>Longitude</w:t>
            </w:r>
          </w:p>
        </w:tc>
        <w:tc>
          <w:tcPr>
            <w:tcW w:w="1591" w:type="dxa"/>
          </w:tcPr>
          <w:p w:rsidR="00413AD0"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413AD0" w:rsidRDefault="00413AD0" w:rsidP="00B23596">
            <w:pPr>
              <w:widowControl/>
              <w:ind w:firstLine="360"/>
              <w:jc w:val="left"/>
              <w:rPr>
                <w:rFonts w:ascii="宋体" w:hAnsi="宋体" w:cs="宋体"/>
                <w:color w:val="000000"/>
                <w:kern w:val="0"/>
                <w:sz w:val="18"/>
              </w:rPr>
            </w:pPr>
          </w:p>
        </w:tc>
        <w:tc>
          <w:tcPr>
            <w:tcW w:w="1324" w:type="dxa"/>
          </w:tcPr>
          <w:p w:rsidR="00413AD0" w:rsidRDefault="00413AD0" w:rsidP="00B23596">
            <w:pPr>
              <w:widowControl/>
              <w:ind w:firstLine="360"/>
              <w:jc w:val="left"/>
              <w:rPr>
                <w:rFonts w:ascii="宋体" w:hAnsi="宋体" w:cs="宋体"/>
                <w:color w:val="000000"/>
                <w:kern w:val="0"/>
                <w:sz w:val="18"/>
              </w:rPr>
            </w:pPr>
          </w:p>
        </w:tc>
        <w:tc>
          <w:tcPr>
            <w:tcW w:w="1184" w:type="dxa"/>
          </w:tcPr>
          <w:p w:rsidR="00413AD0" w:rsidRDefault="00413AD0" w:rsidP="00B23596">
            <w:pPr>
              <w:widowControl/>
              <w:ind w:firstLine="360"/>
              <w:jc w:val="left"/>
              <w:rPr>
                <w:rFonts w:ascii="宋体" w:hAnsi="宋体" w:cs="宋体"/>
                <w:color w:val="000000"/>
                <w:kern w:val="0"/>
                <w:sz w:val="18"/>
              </w:rPr>
            </w:pPr>
          </w:p>
        </w:tc>
      </w:tr>
      <w:tr w:rsidR="00413AD0" w:rsidRPr="00943B25" w:rsidTr="00EB364A">
        <w:tc>
          <w:tcPr>
            <w:tcW w:w="1526" w:type="dxa"/>
          </w:tcPr>
          <w:p w:rsidR="00413AD0" w:rsidRPr="00170E84" w:rsidRDefault="00413AD0" w:rsidP="00B23596">
            <w:pPr>
              <w:widowControl/>
              <w:ind w:firstLine="360"/>
              <w:jc w:val="left"/>
              <w:rPr>
                <w:rFonts w:ascii="宋体" w:hAnsi="宋体" w:cs="宋体"/>
                <w:color w:val="000000"/>
                <w:kern w:val="0"/>
                <w:sz w:val="18"/>
                <w:szCs w:val="18"/>
              </w:rPr>
            </w:pPr>
            <w:r w:rsidRPr="00170E84">
              <w:rPr>
                <w:rFonts w:ascii="宋体" w:hAnsi="宋体" w:cs="宋体" w:hint="eastAsia"/>
                <w:color w:val="000000"/>
                <w:kern w:val="0"/>
                <w:sz w:val="18"/>
                <w:szCs w:val="18"/>
              </w:rPr>
              <w:t>纬度</w:t>
            </w:r>
          </w:p>
        </w:tc>
        <w:tc>
          <w:tcPr>
            <w:tcW w:w="1707" w:type="dxa"/>
          </w:tcPr>
          <w:p w:rsidR="00413AD0" w:rsidRPr="006E7464" w:rsidRDefault="00413AD0" w:rsidP="00B23596">
            <w:pPr>
              <w:ind w:firstLine="360"/>
              <w:rPr>
                <w:rFonts w:asciiTheme="minorEastAsia" w:hAnsiTheme="minorEastAsia"/>
                <w:sz w:val="18"/>
                <w:szCs w:val="18"/>
              </w:rPr>
            </w:pPr>
            <w:r w:rsidRPr="006E7464">
              <w:rPr>
                <w:rFonts w:asciiTheme="minorEastAsia" w:hAnsiTheme="minorEastAsia"/>
                <w:sz w:val="18"/>
                <w:szCs w:val="18"/>
              </w:rPr>
              <w:t>L</w:t>
            </w:r>
            <w:r w:rsidRPr="006E7464">
              <w:rPr>
                <w:rFonts w:asciiTheme="minorEastAsia" w:hAnsiTheme="minorEastAsia" w:hint="eastAsia"/>
                <w:sz w:val="18"/>
                <w:szCs w:val="18"/>
              </w:rPr>
              <w:t>atitude</w:t>
            </w:r>
          </w:p>
        </w:tc>
        <w:tc>
          <w:tcPr>
            <w:tcW w:w="1591" w:type="dxa"/>
          </w:tcPr>
          <w:p w:rsidR="00413AD0" w:rsidRPr="006E7464" w:rsidRDefault="00A326B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1190" w:type="dxa"/>
          </w:tcPr>
          <w:p w:rsidR="00413AD0" w:rsidRDefault="00413AD0" w:rsidP="00B23596">
            <w:pPr>
              <w:widowControl/>
              <w:ind w:firstLine="360"/>
              <w:jc w:val="left"/>
              <w:rPr>
                <w:rFonts w:ascii="宋体" w:hAnsi="宋体" w:cs="宋体"/>
                <w:color w:val="000000"/>
                <w:kern w:val="0"/>
                <w:sz w:val="18"/>
              </w:rPr>
            </w:pPr>
          </w:p>
        </w:tc>
        <w:tc>
          <w:tcPr>
            <w:tcW w:w="1324" w:type="dxa"/>
          </w:tcPr>
          <w:p w:rsidR="00413AD0" w:rsidRDefault="00413AD0" w:rsidP="00B23596">
            <w:pPr>
              <w:widowControl/>
              <w:ind w:firstLine="360"/>
              <w:jc w:val="left"/>
              <w:rPr>
                <w:rFonts w:ascii="宋体" w:hAnsi="宋体" w:cs="宋体"/>
                <w:color w:val="000000"/>
                <w:kern w:val="0"/>
                <w:sz w:val="18"/>
              </w:rPr>
            </w:pPr>
          </w:p>
        </w:tc>
        <w:tc>
          <w:tcPr>
            <w:tcW w:w="1184" w:type="dxa"/>
          </w:tcPr>
          <w:p w:rsidR="00413AD0" w:rsidRDefault="00413AD0" w:rsidP="00B23596">
            <w:pPr>
              <w:widowControl/>
              <w:ind w:firstLine="360"/>
              <w:jc w:val="left"/>
              <w:rPr>
                <w:rFonts w:ascii="宋体" w:hAnsi="宋体" w:cs="宋体"/>
                <w:color w:val="000000"/>
                <w:kern w:val="0"/>
                <w:sz w:val="18"/>
              </w:rPr>
            </w:pPr>
          </w:p>
        </w:tc>
      </w:tr>
    </w:tbl>
    <w:p w:rsidR="0053017F" w:rsidRDefault="0053017F" w:rsidP="00B23596">
      <w:pPr>
        <w:ind w:firstLine="420"/>
      </w:pPr>
    </w:p>
    <w:p w:rsidR="0053017F" w:rsidRPr="007D6A36" w:rsidRDefault="0053017F" w:rsidP="007D6A36">
      <w:pPr>
        <w:pStyle w:val="4"/>
      </w:pPr>
      <w:r w:rsidRPr="007D6A36">
        <w:rPr>
          <w:rFonts w:hint="eastAsia"/>
        </w:rPr>
        <w:lastRenderedPageBreak/>
        <w:t>监测报告</w:t>
      </w:r>
    </w:p>
    <w:p w:rsidR="0053017F" w:rsidRDefault="0053017F" w:rsidP="007D6A36">
      <w:pPr>
        <w:pStyle w:val="5"/>
        <w:rPr>
          <w:rStyle w:val="aa"/>
        </w:rPr>
      </w:pPr>
      <w:r w:rsidRPr="00EB7182">
        <w:rPr>
          <w:rStyle w:val="aa"/>
          <w:rFonts w:hint="eastAsia"/>
        </w:rPr>
        <w:t>监测报告数据表</w:t>
      </w:r>
      <w:r w:rsidRPr="00EB7182">
        <w:rPr>
          <w:rStyle w:val="aa"/>
          <w:rFonts w:hint="eastAsia"/>
        </w:rPr>
        <w:t>EMC</w:t>
      </w:r>
      <w:r>
        <w:rPr>
          <w:rStyle w:val="aa"/>
          <w:rFonts w:hint="eastAsia"/>
        </w:rPr>
        <w:t>U</w:t>
      </w:r>
      <w:r w:rsidRPr="00EB7182">
        <w:rPr>
          <w:rStyle w:val="aa"/>
          <w:rFonts w:hint="eastAsia"/>
        </w:rPr>
        <w:t>JCBG</w:t>
      </w:r>
    </w:p>
    <w:p w:rsidR="0053017F" w:rsidRPr="00797D06" w:rsidRDefault="0053017F" w:rsidP="00B23596">
      <w:pPr>
        <w:ind w:firstLine="420"/>
        <w:rPr>
          <w:b/>
        </w:rPr>
      </w:pPr>
      <w:r>
        <w:rPr>
          <w:rFonts w:hint="eastAsia"/>
        </w:rPr>
        <w:t>编号</w:t>
      </w:r>
      <w:r>
        <w:rPr>
          <w:rFonts w:hint="eastAsia"/>
        </w:rPr>
        <w:t>bh</w:t>
      </w:r>
      <w:r>
        <w:rPr>
          <w:rFonts w:hint="eastAsia"/>
          <w:sz w:val="20"/>
        </w:rPr>
        <w:t>命名为：</w:t>
      </w:r>
      <w:r>
        <w:rPr>
          <w:rFonts w:hint="eastAsia"/>
          <w:sz w:val="20"/>
        </w:rPr>
        <w:t>JCBG-</w:t>
      </w:r>
      <w:r>
        <w:rPr>
          <w:rFonts w:hint="eastAsia"/>
          <w:sz w:val="20"/>
        </w:rPr>
        <w:t>报告类型</w:t>
      </w:r>
      <w:r>
        <w:rPr>
          <w:rFonts w:hint="eastAsia"/>
          <w:sz w:val="20"/>
        </w:rPr>
        <w:t>-</w:t>
      </w:r>
      <w:r>
        <w:rPr>
          <w:rFonts w:hint="eastAsia"/>
          <w:sz w:val="20"/>
        </w:rPr>
        <w:t>起始时间</w:t>
      </w:r>
      <w:r>
        <w:rPr>
          <w:rFonts w:hint="eastAsia"/>
          <w:sz w:val="20"/>
        </w:rPr>
        <w:t>-</w:t>
      </w:r>
      <w:r>
        <w:rPr>
          <w:rFonts w:hint="eastAsia"/>
          <w:sz w:val="20"/>
        </w:rPr>
        <w:t>起始频率</w:t>
      </w:r>
      <w:r>
        <w:rPr>
          <w:rFonts w:hint="eastAsia"/>
          <w:sz w:val="20"/>
        </w:rPr>
        <w:t>-</w:t>
      </w:r>
      <w:r>
        <w:rPr>
          <w:rFonts w:hint="eastAsia"/>
          <w:sz w:val="20"/>
        </w:rPr>
        <w:t>上传时间。</w:t>
      </w:r>
    </w:p>
    <w:tbl>
      <w:tblPr>
        <w:tblStyle w:val="a5"/>
        <w:tblW w:w="0" w:type="auto"/>
        <w:tblLayout w:type="fixed"/>
        <w:tblLook w:val="04A0" w:firstRow="1" w:lastRow="0" w:firstColumn="1" w:lastColumn="0" w:noHBand="0" w:noVBand="1"/>
      </w:tblPr>
      <w:tblGrid>
        <w:gridCol w:w="1384"/>
        <w:gridCol w:w="1985"/>
        <w:gridCol w:w="1417"/>
        <w:gridCol w:w="709"/>
        <w:gridCol w:w="1276"/>
        <w:gridCol w:w="1751"/>
      </w:tblGrid>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709"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27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1751"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53017F" w:rsidTr="00490C39">
        <w:tc>
          <w:tcPr>
            <w:tcW w:w="1384"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CHAR(</w:t>
            </w:r>
            <w:r w:rsidR="00413AD0">
              <w:rPr>
                <w:rFonts w:asciiTheme="minorEastAsia" w:hAnsiTheme="minorEastAsia" w:hint="eastAsia"/>
                <w:sz w:val="18"/>
                <w:szCs w:val="18"/>
              </w:rPr>
              <w:t>96</w:t>
            </w:r>
            <w:r w:rsidRPr="006E7464">
              <w:rPr>
                <w:rFonts w:asciiTheme="minorEastAsia" w:hAnsiTheme="minorEastAsia" w:hint="eastAsia"/>
                <w:sz w:val="18"/>
                <w:szCs w:val="18"/>
              </w:rPr>
              <w:t>)</w:t>
            </w:r>
          </w:p>
        </w:tc>
        <w:tc>
          <w:tcPr>
            <w:tcW w:w="709"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276"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报告类型</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TYPE</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00413AD0">
              <w:rPr>
                <w:rFonts w:asciiTheme="minorEastAsia" w:hAnsiTheme="minorEastAsia" w:hint="eastAsia"/>
                <w:sz w:val="18"/>
                <w:szCs w:val="18"/>
              </w:rPr>
              <w:t>har(24</w:t>
            </w:r>
            <w:r w:rsidRPr="006E7464">
              <w:rPr>
                <w:rFonts w:asciiTheme="minorEastAsia" w:hAnsiTheme="minorEastAsia" w:hint="eastAsia"/>
                <w:sz w:val="18"/>
                <w:szCs w:val="18"/>
              </w:rPr>
              <w:t>)</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起始时间</w:t>
            </w:r>
          </w:p>
        </w:tc>
        <w:tc>
          <w:tcPr>
            <w:tcW w:w="1985" w:type="dxa"/>
          </w:tcPr>
          <w:p w:rsidR="0053017F" w:rsidRDefault="0053017F"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tartTime</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终止时间</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ndTime</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起始频率</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StartFrequenc</w:t>
            </w:r>
            <w:r w:rsidR="00401744">
              <w:rPr>
                <w:rFonts w:asciiTheme="minorEastAsia" w:hAnsiTheme="minorEastAsia" w:hint="eastAsia"/>
                <w:sz w:val="18"/>
                <w:szCs w:val="18"/>
              </w:rPr>
              <w:t>e</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182A5E">
            <w:pPr>
              <w:widowControl/>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终止频率</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EndFrequenc</w:t>
            </w:r>
            <w:r w:rsidR="00401744">
              <w:rPr>
                <w:rFonts w:asciiTheme="minorEastAsia" w:hAnsiTheme="minorEastAsia" w:hint="eastAsia"/>
                <w:sz w:val="18"/>
                <w:szCs w:val="18"/>
              </w:rPr>
              <w:t>e</w:t>
            </w:r>
          </w:p>
        </w:tc>
        <w:tc>
          <w:tcPr>
            <w:tcW w:w="1417" w:type="dxa"/>
          </w:tcPr>
          <w:p w:rsidR="0053017F" w:rsidRPr="006E7464" w:rsidRDefault="0053017F" w:rsidP="00182A5E">
            <w:pPr>
              <w:rPr>
                <w:rFonts w:asciiTheme="minorEastAsia" w:hAnsiTheme="minorEastAsia"/>
                <w:sz w:val="18"/>
                <w:szCs w:val="18"/>
              </w:rPr>
            </w:pPr>
            <w:r>
              <w:rPr>
                <w:rFonts w:asciiTheme="minorEastAsia" w:hAnsiTheme="minorEastAsia"/>
                <w:sz w:val="18"/>
                <w:szCs w:val="18"/>
              </w:rPr>
              <w:t>N</w:t>
            </w:r>
            <w:r>
              <w:rPr>
                <w:rFonts w:asciiTheme="minorEastAsia" w:hAnsiTheme="minorEastAsia" w:hint="eastAsia"/>
                <w:sz w:val="18"/>
                <w:szCs w:val="18"/>
              </w:rPr>
              <w:t>umber(12)</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监测地</w:t>
            </w:r>
          </w:p>
        </w:tc>
        <w:tc>
          <w:tcPr>
            <w:tcW w:w="1985" w:type="dxa"/>
          </w:tcPr>
          <w:p w:rsidR="0053017F" w:rsidRPr="006E7464" w:rsidRDefault="0053017F" w:rsidP="00B23596">
            <w:pPr>
              <w:ind w:firstLine="360"/>
              <w:rPr>
                <w:rFonts w:asciiTheme="minorEastAsia" w:hAnsiTheme="minorEastAsia"/>
                <w:sz w:val="18"/>
                <w:szCs w:val="18"/>
              </w:rPr>
            </w:pPr>
            <w:r w:rsidRPr="00666544">
              <w:rPr>
                <w:rFonts w:asciiTheme="minorEastAsia" w:hAnsiTheme="minorEastAsia"/>
                <w:sz w:val="18"/>
                <w:szCs w:val="18"/>
              </w:rPr>
              <w:t>monitorlocation</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00413AD0">
              <w:rPr>
                <w:rFonts w:asciiTheme="minorEastAsia" w:hAnsiTheme="minorEastAsia" w:hint="eastAsia"/>
                <w:sz w:val="18"/>
                <w:szCs w:val="18"/>
              </w:rPr>
              <w:t>har(24</w:t>
            </w:r>
            <w:r w:rsidRPr="006E7464">
              <w:rPr>
                <w:rFonts w:asciiTheme="minorEastAsia" w:hAnsiTheme="minorEastAsia" w:hint="eastAsia"/>
                <w:sz w:val="18"/>
                <w:szCs w:val="18"/>
              </w:rPr>
              <w:t>)</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监测站</w:t>
            </w:r>
          </w:p>
        </w:tc>
        <w:tc>
          <w:tcPr>
            <w:tcW w:w="1985" w:type="dxa"/>
          </w:tcPr>
          <w:p w:rsidR="0053017F" w:rsidRPr="006E7464" w:rsidRDefault="0053017F"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Station</w:t>
            </w:r>
            <w:r>
              <w:rPr>
                <w:rFonts w:asciiTheme="minorEastAsia" w:hAnsiTheme="minorEastAsia"/>
                <w:sz w:val="18"/>
                <w:szCs w:val="18"/>
              </w:rPr>
              <w:tab/>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关键字</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KEYWORDS</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sidR="00413AD0">
              <w:rPr>
                <w:rFonts w:asciiTheme="minorEastAsia" w:hAnsiTheme="minorEastAsia" w:hint="eastAsia"/>
                <w:sz w:val="18"/>
                <w:szCs w:val="18"/>
              </w:rPr>
              <w:t>36</w:t>
            </w:r>
            <w:r w:rsidRPr="006E7464">
              <w:rPr>
                <w:rFonts w:asciiTheme="minorEastAsia" w:hAnsiTheme="minorEastAsia" w:hint="eastAsia"/>
                <w:sz w:val="18"/>
                <w:szCs w:val="18"/>
              </w:rPr>
              <w:t>)</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Pr="00EB364A" w:rsidRDefault="0053017F" w:rsidP="00B23596">
            <w:pPr>
              <w:widowControl/>
              <w:ind w:firstLine="400"/>
              <w:jc w:val="left"/>
              <w:rPr>
                <w:rFonts w:ascii="Courier New" w:hAnsi="Courier New" w:cs="Courier New"/>
                <w:color w:val="000000"/>
                <w:kern w:val="0"/>
                <w:sz w:val="20"/>
                <w:szCs w:val="20"/>
              </w:rPr>
            </w:pPr>
            <w:r w:rsidRPr="00EB364A">
              <w:rPr>
                <w:rFonts w:ascii="Courier New" w:hAnsi="Courier New" w:cs="Courier New" w:hint="eastAsia"/>
                <w:color w:val="000000"/>
                <w:kern w:val="0"/>
                <w:sz w:val="20"/>
                <w:szCs w:val="20"/>
              </w:rPr>
              <w:t>撰写人</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hint="eastAsia"/>
                <w:sz w:val="18"/>
                <w:szCs w:val="18"/>
              </w:rPr>
              <w:t>WRITER</w:t>
            </w:r>
          </w:p>
        </w:tc>
        <w:tc>
          <w:tcPr>
            <w:tcW w:w="1417" w:type="dxa"/>
          </w:tcPr>
          <w:p w:rsidR="0053017F" w:rsidRPr="006E7464" w:rsidRDefault="0053017F"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Tr="00490C39">
        <w:tc>
          <w:tcPr>
            <w:tcW w:w="1384" w:type="dxa"/>
            <w:vAlign w:val="center"/>
          </w:tcPr>
          <w:p w:rsidR="0053017F" w:rsidRDefault="0053017F"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报告 </w:t>
            </w:r>
          </w:p>
        </w:tc>
        <w:tc>
          <w:tcPr>
            <w:tcW w:w="1985"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53017F" w:rsidRPr="006E7464" w:rsidRDefault="0053017F"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lob</w:t>
            </w:r>
          </w:p>
        </w:tc>
        <w:tc>
          <w:tcPr>
            <w:tcW w:w="709" w:type="dxa"/>
          </w:tcPr>
          <w:p w:rsidR="0053017F" w:rsidRPr="006E7464" w:rsidRDefault="0053017F" w:rsidP="00B23596">
            <w:pPr>
              <w:ind w:firstLine="360"/>
              <w:rPr>
                <w:rFonts w:asciiTheme="minorEastAsia" w:hAnsiTheme="minorEastAsia"/>
                <w:sz w:val="18"/>
                <w:szCs w:val="18"/>
              </w:rPr>
            </w:pPr>
          </w:p>
        </w:tc>
        <w:tc>
          <w:tcPr>
            <w:tcW w:w="1276" w:type="dxa"/>
          </w:tcPr>
          <w:p w:rsidR="0053017F" w:rsidRPr="006E7464" w:rsidRDefault="0053017F" w:rsidP="00B23596">
            <w:pPr>
              <w:ind w:firstLine="360"/>
              <w:rPr>
                <w:rFonts w:asciiTheme="minorEastAsia" w:hAnsiTheme="minorEastAsia"/>
                <w:sz w:val="18"/>
                <w:szCs w:val="18"/>
              </w:rPr>
            </w:pPr>
          </w:p>
        </w:tc>
        <w:tc>
          <w:tcPr>
            <w:tcW w:w="1751" w:type="dxa"/>
          </w:tcPr>
          <w:p w:rsidR="0053017F" w:rsidRPr="006E7464" w:rsidRDefault="0053017F" w:rsidP="00B23596">
            <w:pPr>
              <w:ind w:firstLine="360"/>
              <w:rPr>
                <w:rFonts w:asciiTheme="minorEastAsia" w:hAnsiTheme="minorEastAsia"/>
                <w:sz w:val="18"/>
                <w:szCs w:val="18"/>
              </w:rPr>
            </w:pPr>
          </w:p>
        </w:tc>
      </w:tr>
      <w:tr w:rsidR="0053017F" w:rsidRPr="00943B25" w:rsidTr="00490C39">
        <w:tc>
          <w:tcPr>
            <w:tcW w:w="1384" w:type="dxa"/>
            <w:vAlign w:val="center"/>
          </w:tcPr>
          <w:p w:rsidR="0053017F" w:rsidRPr="006E7464" w:rsidRDefault="0053017F"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omments</w:t>
            </w:r>
          </w:p>
        </w:tc>
        <w:tc>
          <w:tcPr>
            <w:tcW w:w="1417" w:type="dxa"/>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709" w:type="dxa"/>
          </w:tcPr>
          <w:p w:rsidR="0053017F" w:rsidRPr="006E7464" w:rsidRDefault="0053017F" w:rsidP="00B23596">
            <w:pPr>
              <w:ind w:firstLine="360"/>
              <w:rPr>
                <w:rFonts w:asciiTheme="minorEastAsia" w:hAnsiTheme="minorEastAsia" w:cs="宋体"/>
                <w:color w:val="000000"/>
                <w:kern w:val="0"/>
                <w:sz w:val="18"/>
                <w:szCs w:val="18"/>
              </w:rPr>
            </w:pPr>
          </w:p>
        </w:tc>
        <w:tc>
          <w:tcPr>
            <w:tcW w:w="1276" w:type="dxa"/>
          </w:tcPr>
          <w:p w:rsidR="0053017F" w:rsidRPr="006E7464" w:rsidRDefault="0053017F" w:rsidP="00B23596">
            <w:pPr>
              <w:ind w:firstLine="360"/>
              <w:rPr>
                <w:rFonts w:asciiTheme="minorEastAsia" w:hAnsiTheme="minorEastAsia" w:cs="宋体"/>
                <w:color w:val="000000"/>
                <w:kern w:val="0"/>
                <w:sz w:val="18"/>
                <w:szCs w:val="18"/>
              </w:rPr>
            </w:pPr>
          </w:p>
        </w:tc>
        <w:tc>
          <w:tcPr>
            <w:tcW w:w="1751" w:type="dxa"/>
          </w:tcPr>
          <w:p w:rsidR="0053017F" w:rsidRPr="006E7464" w:rsidRDefault="0053017F" w:rsidP="00B23596">
            <w:pPr>
              <w:ind w:firstLine="360"/>
              <w:rPr>
                <w:rFonts w:asciiTheme="minorEastAsia" w:hAnsiTheme="minorEastAsia" w:cs="宋体"/>
                <w:color w:val="000000"/>
                <w:kern w:val="0"/>
                <w:sz w:val="18"/>
                <w:szCs w:val="18"/>
              </w:rPr>
            </w:pPr>
          </w:p>
        </w:tc>
      </w:tr>
      <w:tr w:rsidR="0053017F" w:rsidRPr="00943B25" w:rsidTr="00490C39">
        <w:tc>
          <w:tcPr>
            <w:tcW w:w="1384" w:type="dxa"/>
            <w:vAlign w:val="center"/>
          </w:tcPr>
          <w:p w:rsidR="0053017F" w:rsidRPr="006E7464" w:rsidRDefault="0053017F" w:rsidP="00182A5E">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53017F" w:rsidRPr="006E7464" w:rsidRDefault="0053017F"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709" w:type="dxa"/>
          </w:tcPr>
          <w:p w:rsidR="0053017F" w:rsidRPr="006E7464" w:rsidRDefault="0053017F" w:rsidP="00B23596">
            <w:pPr>
              <w:ind w:firstLine="360"/>
              <w:rPr>
                <w:rFonts w:asciiTheme="minorEastAsia" w:hAnsiTheme="minorEastAsia" w:cs="宋体"/>
                <w:color w:val="000000"/>
                <w:kern w:val="0"/>
                <w:sz w:val="18"/>
                <w:szCs w:val="18"/>
              </w:rPr>
            </w:pPr>
          </w:p>
        </w:tc>
        <w:tc>
          <w:tcPr>
            <w:tcW w:w="1276" w:type="dxa"/>
          </w:tcPr>
          <w:p w:rsidR="0053017F" w:rsidRPr="006E7464" w:rsidRDefault="0053017F" w:rsidP="00B23596">
            <w:pPr>
              <w:ind w:firstLine="360"/>
              <w:rPr>
                <w:rFonts w:asciiTheme="minorEastAsia" w:hAnsiTheme="minorEastAsia" w:cs="宋体"/>
                <w:color w:val="000000"/>
                <w:kern w:val="0"/>
                <w:sz w:val="18"/>
                <w:szCs w:val="18"/>
              </w:rPr>
            </w:pPr>
          </w:p>
        </w:tc>
        <w:tc>
          <w:tcPr>
            <w:tcW w:w="1751" w:type="dxa"/>
          </w:tcPr>
          <w:p w:rsidR="0053017F" w:rsidRPr="006E7464" w:rsidRDefault="0053017F" w:rsidP="00B23596">
            <w:pPr>
              <w:ind w:firstLine="360"/>
              <w:rPr>
                <w:rFonts w:asciiTheme="minorEastAsia" w:hAnsiTheme="minorEastAsia" w:cs="宋体"/>
                <w:color w:val="000000"/>
                <w:kern w:val="0"/>
                <w:sz w:val="18"/>
                <w:szCs w:val="18"/>
              </w:rPr>
            </w:pPr>
          </w:p>
        </w:tc>
      </w:tr>
      <w:tr w:rsidR="00413AD0" w:rsidRPr="00943B25" w:rsidTr="00490C39">
        <w:tc>
          <w:tcPr>
            <w:tcW w:w="1384" w:type="dxa"/>
            <w:vAlign w:val="center"/>
          </w:tcPr>
          <w:p w:rsidR="00413AD0" w:rsidRPr="00413AD0" w:rsidRDefault="00413AD0"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413AD0" w:rsidRPr="006E7464" w:rsidRDefault="00413AD0"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413AD0" w:rsidRPr="006E7464" w:rsidRDefault="00413AD0"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709" w:type="dxa"/>
          </w:tcPr>
          <w:p w:rsidR="00413AD0" w:rsidRPr="006E7464" w:rsidRDefault="00413AD0" w:rsidP="00B23596">
            <w:pPr>
              <w:ind w:firstLine="360"/>
              <w:rPr>
                <w:rFonts w:asciiTheme="minorEastAsia" w:hAnsiTheme="minorEastAsia"/>
                <w:sz w:val="18"/>
                <w:szCs w:val="18"/>
              </w:rPr>
            </w:pPr>
          </w:p>
        </w:tc>
        <w:tc>
          <w:tcPr>
            <w:tcW w:w="1276" w:type="dxa"/>
          </w:tcPr>
          <w:p w:rsidR="00413AD0" w:rsidRPr="006E7464" w:rsidRDefault="00413AD0" w:rsidP="00B23596">
            <w:pPr>
              <w:ind w:firstLine="360"/>
              <w:rPr>
                <w:rFonts w:asciiTheme="minorEastAsia" w:hAnsiTheme="minorEastAsia"/>
                <w:sz w:val="18"/>
                <w:szCs w:val="18"/>
              </w:rPr>
            </w:pPr>
          </w:p>
        </w:tc>
        <w:tc>
          <w:tcPr>
            <w:tcW w:w="1751" w:type="dxa"/>
          </w:tcPr>
          <w:p w:rsidR="00413AD0" w:rsidRPr="006E7464" w:rsidRDefault="00413AD0" w:rsidP="00B23596">
            <w:pPr>
              <w:ind w:firstLine="360"/>
              <w:rPr>
                <w:rFonts w:asciiTheme="minorEastAsia" w:hAnsiTheme="minorEastAsia"/>
                <w:sz w:val="18"/>
                <w:szCs w:val="18"/>
              </w:rPr>
            </w:pPr>
          </w:p>
        </w:tc>
      </w:tr>
      <w:tr w:rsidR="00413AD0" w:rsidRPr="00943B25" w:rsidTr="00490C39">
        <w:tc>
          <w:tcPr>
            <w:tcW w:w="1384" w:type="dxa"/>
            <w:vAlign w:val="center"/>
          </w:tcPr>
          <w:p w:rsidR="00413AD0" w:rsidRPr="00413AD0" w:rsidRDefault="00413AD0"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设备</w:t>
            </w:r>
          </w:p>
        </w:tc>
        <w:tc>
          <w:tcPr>
            <w:tcW w:w="1985" w:type="dxa"/>
          </w:tcPr>
          <w:p w:rsidR="00413AD0" w:rsidRPr="006E7464" w:rsidRDefault="00413AD0"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quipment</w:t>
            </w:r>
          </w:p>
        </w:tc>
        <w:tc>
          <w:tcPr>
            <w:tcW w:w="1417" w:type="dxa"/>
          </w:tcPr>
          <w:p w:rsidR="00413AD0" w:rsidRPr="006E7464" w:rsidRDefault="00413AD0"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709" w:type="dxa"/>
          </w:tcPr>
          <w:p w:rsidR="00413AD0" w:rsidRPr="006E7464" w:rsidRDefault="00413AD0" w:rsidP="00B23596">
            <w:pPr>
              <w:ind w:firstLine="360"/>
              <w:rPr>
                <w:rFonts w:asciiTheme="minorEastAsia" w:hAnsiTheme="minorEastAsia"/>
                <w:sz w:val="18"/>
                <w:szCs w:val="18"/>
              </w:rPr>
            </w:pPr>
          </w:p>
        </w:tc>
        <w:tc>
          <w:tcPr>
            <w:tcW w:w="1276" w:type="dxa"/>
          </w:tcPr>
          <w:p w:rsidR="00413AD0" w:rsidRPr="006E7464" w:rsidRDefault="00413AD0" w:rsidP="00B23596">
            <w:pPr>
              <w:ind w:firstLine="360"/>
              <w:rPr>
                <w:rFonts w:asciiTheme="minorEastAsia" w:hAnsiTheme="minorEastAsia"/>
                <w:sz w:val="18"/>
                <w:szCs w:val="18"/>
              </w:rPr>
            </w:pPr>
          </w:p>
        </w:tc>
        <w:tc>
          <w:tcPr>
            <w:tcW w:w="1751" w:type="dxa"/>
          </w:tcPr>
          <w:p w:rsidR="00413AD0" w:rsidRPr="006E7464" w:rsidRDefault="00413AD0" w:rsidP="00B23596">
            <w:pPr>
              <w:ind w:firstLine="360"/>
              <w:rPr>
                <w:rFonts w:asciiTheme="minorEastAsia" w:hAnsiTheme="minorEastAsia"/>
                <w:sz w:val="18"/>
                <w:szCs w:val="18"/>
              </w:rPr>
            </w:pPr>
          </w:p>
        </w:tc>
      </w:tr>
      <w:tr w:rsidR="00413AD0" w:rsidRPr="00943B25" w:rsidTr="00413AD0">
        <w:tc>
          <w:tcPr>
            <w:tcW w:w="1384"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r w:rsidR="00413AD0" w:rsidRPr="00943B25" w:rsidTr="00413AD0">
        <w:tc>
          <w:tcPr>
            <w:tcW w:w="1384"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413AD0" w:rsidRDefault="00413AD0" w:rsidP="00182A5E">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bl>
    <w:p w:rsidR="00683F1D" w:rsidRPr="007D6A36" w:rsidRDefault="00683F1D" w:rsidP="007D6A36">
      <w:pPr>
        <w:pStyle w:val="3"/>
      </w:pPr>
      <w:r w:rsidRPr="007D6A36">
        <w:rPr>
          <w:rFonts w:hint="eastAsia"/>
        </w:rPr>
        <w:t>卫星监测数据</w:t>
      </w:r>
    </w:p>
    <w:p w:rsidR="00342E27" w:rsidRPr="007D6A36" w:rsidRDefault="00342E27" w:rsidP="007D6A36">
      <w:pPr>
        <w:pStyle w:val="4"/>
      </w:pPr>
      <w:r w:rsidRPr="007D6A36">
        <w:rPr>
          <w:rFonts w:hint="eastAsia"/>
        </w:rPr>
        <w:t>转发器监测</w:t>
      </w:r>
    </w:p>
    <w:p w:rsidR="008D648A" w:rsidRPr="00342E27" w:rsidRDefault="0061267C" w:rsidP="007D6A36">
      <w:pPr>
        <w:pStyle w:val="5"/>
        <w:rPr>
          <w:rStyle w:val="aa"/>
        </w:rPr>
      </w:pPr>
      <w:r w:rsidRPr="00342E27">
        <w:rPr>
          <w:rStyle w:val="aa"/>
          <w:rFonts w:hint="eastAsia"/>
        </w:rPr>
        <w:t>转发器监测数据表</w:t>
      </w:r>
      <w:r w:rsidRPr="00342E27">
        <w:rPr>
          <w:rStyle w:val="aa"/>
          <w:rFonts w:hint="eastAsia"/>
        </w:rPr>
        <w:t>EMCWZFQJC</w:t>
      </w:r>
    </w:p>
    <w:p w:rsidR="00342E27" w:rsidRPr="00797D06" w:rsidRDefault="00342E27" w:rsidP="00B23596">
      <w:pPr>
        <w:ind w:firstLine="420"/>
        <w:rPr>
          <w:b/>
        </w:rPr>
      </w:pPr>
      <w:r>
        <w:rPr>
          <w:rFonts w:hint="eastAsia"/>
        </w:rPr>
        <w:t>编号</w:t>
      </w:r>
      <w:r>
        <w:rPr>
          <w:rFonts w:hint="eastAsia"/>
        </w:rPr>
        <w:t>bh</w:t>
      </w:r>
      <w:r>
        <w:rPr>
          <w:rFonts w:hint="eastAsia"/>
          <w:sz w:val="20"/>
        </w:rPr>
        <w:t>命名为：</w:t>
      </w:r>
      <w:r>
        <w:rPr>
          <w:rFonts w:hint="eastAsia"/>
          <w:sz w:val="20"/>
        </w:rPr>
        <w:t>ZFQJC-</w:t>
      </w:r>
      <w:proofErr w:type="gramStart"/>
      <w:r>
        <w:rPr>
          <w:rFonts w:hint="eastAsia"/>
          <w:sz w:val="20"/>
        </w:rPr>
        <w:t>轨位</w:t>
      </w:r>
      <w:proofErr w:type="gramEnd"/>
      <w:r>
        <w:rPr>
          <w:rFonts w:hint="eastAsia"/>
          <w:sz w:val="20"/>
        </w:rPr>
        <w:t>-</w:t>
      </w:r>
      <w:r>
        <w:rPr>
          <w:rFonts w:hint="eastAsia"/>
          <w:sz w:val="20"/>
        </w:rPr>
        <w:t>起始频率</w:t>
      </w:r>
      <w:r>
        <w:rPr>
          <w:rFonts w:hint="eastAsia"/>
          <w:sz w:val="20"/>
        </w:rPr>
        <w:t>-</w:t>
      </w:r>
      <w:r>
        <w:rPr>
          <w:rFonts w:hint="eastAsia"/>
          <w:sz w:val="20"/>
        </w:rPr>
        <w:t>极化方式</w:t>
      </w:r>
      <w:r>
        <w:rPr>
          <w:rFonts w:hint="eastAsia"/>
          <w:sz w:val="20"/>
        </w:rPr>
        <w:t>-md5-</w:t>
      </w:r>
      <w:r>
        <w:rPr>
          <w:rFonts w:hint="eastAsia"/>
          <w:sz w:val="20"/>
        </w:rPr>
        <w:t>上传时间。</w:t>
      </w:r>
    </w:p>
    <w:p w:rsidR="0061267C" w:rsidRPr="00342E27" w:rsidRDefault="0061267C" w:rsidP="00B23596">
      <w:pPr>
        <w:ind w:firstLine="420"/>
      </w:pPr>
    </w:p>
    <w:tbl>
      <w:tblPr>
        <w:tblStyle w:val="a5"/>
        <w:tblW w:w="0" w:type="auto"/>
        <w:tblLook w:val="04A0" w:firstRow="1" w:lastRow="0" w:firstColumn="1" w:lastColumn="0" w:noHBand="0" w:noVBand="1"/>
      </w:tblPr>
      <w:tblGrid>
        <w:gridCol w:w="1288"/>
        <w:gridCol w:w="1897"/>
        <w:gridCol w:w="1657"/>
        <w:gridCol w:w="1104"/>
        <w:gridCol w:w="1288"/>
        <w:gridCol w:w="1288"/>
      </w:tblGrid>
      <w:tr w:rsidR="00342E27" w:rsidTr="00342E27">
        <w:tc>
          <w:tcPr>
            <w:tcW w:w="1288" w:type="dxa"/>
          </w:tcPr>
          <w:p w:rsidR="00342E27" w:rsidRP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名称</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变量名</w:t>
            </w:r>
          </w:p>
        </w:tc>
        <w:tc>
          <w:tcPr>
            <w:tcW w:w="1657" w:type="dxa"/>
          </w:tcPr>
          <w:p w:rsidR="00342E27" w:rsidRP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类型</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为空</w:t>
            </w: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关键字</w:t>
            </w: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说明</w:t>
            </w:r>
          </w:p>
        </w:tc>
      </w:tr>
      <w:tr w:rsidR="00342E27" w:rsidTr="00342E27">
        <w:tc>
          <w:tcPr>
            <w:tcW w:w="1288" w:type="dxa"/>
          </w:tcPr>
          <w:p w:rsidR="00342E27" w:rsidRP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编号</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h</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w:t>
            </w:r>
            <w:r>
              <w:rPr>
                <w:rFonts w:ascii="Courier New" w:hAnsi="Courier New" w:cs="Courier New" w:hint="eastAsia"/>
                <w:color w:val="000000"/>
                <w:kern w:val="0"/>
                <w:sz w:val="20"/>
                <w:szCs w:val="20"/>
              </w:rPr>
              <w:t>96</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N</w:t>
            </w: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Y</w:t>
            </w: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roofErr w:type="gramStart"/>
            <w:r>
              <w:rPr>
                <w:rFonts w:ascii="Courier New" w:hAnsi="Courier New" w:cs="Courier New" w:hint="eastAsia"/>
                <w:color w:val="000000"/>
                <w:kern w:val="0"/>
                <w:sz w:val="20"/>
                <w:szCs w:val="20"/>
              </w:rPr>
              <w:t>轨位</w:t>
            </w:r>
            <w:proofErr w:type="gramEnd"/>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P</w:t>
            </w:r>
            <w:r>
              <w:rPr>
                <w:rFonts w:ascii="Courier New" w:hAnsi="Courier New" w:cs="Courier New" w:hint="eastAsia"/>
                <w:color w:val="000000"/>
                <w:kern w:val="0"/>
                <w:sz w:val="20"/>
                <w:szCs w:val="20"/>
              </w:rPr>
              <w:t>osition</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6,3</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卫星</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S</w:t>
            </w:r>
            <w:r>
              <w:rPr>
                <w:rFonts w:ascii="Courier New" w:hAnsi="Courier New" w:cs="Courier New" w:hint="eastAsia"/>
                <w:color w:val="000000"/>
                <w:kern w:val="0"/>
                <w:sz w:val="20"/>
                <w:szCs w:val="20"/>
              </w:rPr>
              <w:t>atname</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w:t>
            </w:r>
            <w:r w:rsidR="00413AD0">
              <w:rPr>
                <w:rFonts w:ascii="Courier New" w:hAnsi="Courier New" w:cs="Courier New" w:hint="eastAsia"/>
                <w:color w:val="000000"/>
                <w:kern w:val="0"/>
                <w:sz w:val="20"/>
                <w:szCs w:val="20"/>
              </w:rPr>
              <w:t>24</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国家</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C</w:t>
            </w:r>
            <w:r>
              <w:rPr>
                <w:rFonts w:ascii="Courier New" w:hAnsi="Courier New" w:cs="Courier New" w:hint="eastAsia"/>
                <w:color w:val="000000"/>
                <w:kern w:val="0"/>
                <w:sz w:val="20"/>
                <w:szCs w:val="20"/>
              </w:rPr>
              <w:t>ountry</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w:t>
            </w:r>
            <w:r w:rsidR="00413AD0">
              <w:rPr>
                <w:rFonts w:ascii="Courier New" w:hAnsi="Courier New" w:cs="Courier New" w:hint="eastAsia"/>
                <w:color w:val="000000"/>
                <w:kern w:val="0"/>
                <w:sz w:val="20"/>
                <w:szCs w:val="20"/>
              </w:rPr>
              <w:t>24</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R</w:t>
            </w:r>
            <w:r>
              <w:rPr>
                <w:rFonts w:ascii="Courier New" w:hAnsi="Courier New" w:cs="Courier New" w:hint="eastAsia"/>
                <w:color w:val="000000"/>
                <w:kern w:val="0"/>
                <w:sz w:val="20"/>
                <w:szCs w:val="20"/>
              </w:rPr>
              <w:t>bw</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R</w:t>
            </w:r>
            <w:r>
              <w:rPr>
                <w:rFonts w:ascii="Courier New" w:hAnsi="Courier New" w:cs="Courier New" w:hint="eastAsia"/>
                <w:color w:val="000000"/>
                <w:kern w:val="0"/>
                <w:sz w:val="20"/>
                <w:szCs w:val="20"/>
              </w:rPr>
              <w:t>bw</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12</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lastRenderedPageBreak/>
              <w:t>V</w:t>
            </w:r>
            <w:r>
              <w:rPr>
                <w:rFonts w:ascii="Courier New" w:hAnsi="Courier New" w:cs="Courier New" w:hint="eastAsia"/>
                <w:color w:val="000000"/>
                <w:kern w:val="0"/>
                <w:sz w:val="20"/>
                <w:szCs w:val="20"/>
              </w:rPr>
              <w:t>bw</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V</w:t>
            </w:r>
            <w:r>
              <w:rPr>
                <w:rFonts w:ascii="Courier New" w:hAnsi="Courier New" w:cs="Courier New" w:hint="eastAsia"/>
                <w:color w:val="000000"/>
                <w:kern w:val="0"/>
                <w:sz w:val="20"/>
                <w:szCs w:val="20"/>
              </w:rPr>
              <w:t>bw</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12</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场强</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L</w:t>
            </w:r>
            <w:r>
              <w:rPr>
                <w:rFonts w:ascii="Courier New" w:hAnsi="Courier New" w:cs="Courier New" w:hint="eastAsia"/>
                <w:color w:val="000000"/>
                <w:kern w:val="0"/>
                <w:sz w:val="20"/>
                <w:szCs w:val="20"/>
              </w:rPr>
              <w:t>evels</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8,4</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频段</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frequence</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w:t>
            </w:r>
            <w:r>
              <w:rPr>
                <w:rFonts w:ascii="Courier New" w:hAnsi="Courier New" w:cs="Courier New" w:hint="eastAsia"/>
                <w:color w:val="000000"/>
                <w:kern w:val="0"/>
                <w:sz w:val="20"/>
                <w:szCs w:val="20"/>
              </w:rPr>
              <w:t>12</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极化方式</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P</w:t>
            </w:r>
            <w:r>
              <w:rPr>
                <w:rFonts w:ascii="Courier New" w:hAnsi="Courier New" w:cs="Courier New" w:hint="eastAsia"/>
                <w:color w:val="000000"/>
                <w:kern w:val="0"/>
                <w:sz w:val="20"/>
                <w:szCs w:val="20"/>
              </w:rPr>
              <w:t>olar</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CHAR(</w:t>
            </w:r>
            <w:r>
              <w:rPr>
                <w:rFonts w:ascii="Courier New" w:hAnsi="Courier New" w:cs="Courier New" w:hint="eastAsia"/>
                <w:color w:val="000000"/>
                <w:kern w:val="0"/>
                <w:sz w:val="20"/>
                <w:szCs w:val="20"/>
              </w:rPr>
              <w:t>6</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起始频率</w:t>
            </w:r>
          </w:p>
        </w:tc>
        <w:tc>
          <w:tcPr>
            <w:tcW w:w="189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S</w:t>
            </w:r>
            <w:r>
              <w:rPr>
                <w:rFonts w:ascii="Courier New" w:hAnsi="Courier New" w:cs="Courier New" w:hint="eastAsia"/>
                <w:color w:val="000000"/>
                <w:kern w:val="0"/>
                <w:sz w:val="20"/>
                <w:szCs w:val="20"/>
              </w:rPr>
              <w:t>tartfrequence</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12</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终止频率</w:t>
            </w:r>
          </w:p>
        </w:tc>
        <w:tc>
          <w:tcPr>
            <w:tcW w:w="189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E</w:t>
            </w:r>
            <w:r>
              <w:rPr>
                <w:rFonts w:ascii="Courier New" w:hAnsi="Courier New" w:cs="Courier New" w:hint="eastAsia"/>
                <w:color w:val="000000"/>
                <w:kern w:val="0"/>
                <w:sz w:val="20"/>
                <w:szCs w:val="20"/>
              </w:rPr>
              <w:t>ndfrequence</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12</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监测站</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S</w:t>
            </w:r>
            <w:r>
              <w:rPr>
                <w:rFonts w:ascii="Courier New" w:hAnsi="Courier New" w:cs="Courier New" w:hint="eastAsia"/>
                <w:color w:val="000000"/>
                <w:kern w:val="0"/>
                <w:sz w:val="20"/>
                <w:szCs w:val="20"/>
              </w:rPr>
              <w:t>tation</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监测时间</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T</w:t>
            </w:r>
            <w:r>
              <w:rPr>
                <w:rFonts w:ascii="Courier New" w:hAnsi="Courier New" w:cs="Courier New" w:hint="eastAsia"/>
                <w:color w:val="000000"/>
                <w:kern w:val="0"/>
                <w:sz w:val="20"/>
                <w:szCs w:val="20"/>
              </w:rPr>
              <w:t>ime</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监测人</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P</w:t>
            </w:r>
            <w:r>
              <w:rPr>
                <w:rFonts w:ascii="Courier New" w:hAnsi="Courier New" w:cs="Courier New" w:hint="eastAsia"/>
                <w:color w:val="000000"/>
                <w:kern w:val="0"/>
                <w:sz w:val="20"/>
                <w:szCs w:val="20"/>
              </w:rPr>
              <w:t>erson</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w:t>
            </w:r>
            <w:r w:rsidR="00413AD0">
              <w:rPr>
                <w:rFonts w:ascii="Courier New" w:hAnsi="Courier New" w:cs="Courier New" w:hint="eastAsia"/>
                <w:color w:val="000000"/>
                <w:kern w:val="0"/>
                <w:sz w:val="20"/>
                <w:szCs w:val="20"/>
              </w:rPr>
              <w:t>24</w:t>
            </w:r>
            <w:r w:rsidRPr="00342E27">
              <w:rPr>
                <w:rFonts w:ascii="Courier New" w:hAnsi="Courier New" w:cs="Courier New"/>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数据</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D</w:t>
            </w:r>
            <w:r>
              <w:rPr>
                <w:rFonts w:ascii="Courier New" w:hAnsi="Courier New" w:cs="Courier New" w:hint="eastAsia"/>
                <w:color w:val="000000"/>
                <w:kern w:val="0"/>
                <w:sz w:val="20"/>
                <w:szCs w:val="20"/>
              </w:rPr>
              <w:t>ata</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MD5</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M</w:t>
            </w:r>
            <w:r>
              <w:rPr>
                <w:rFonts w:ascii="Courier New" w:hAnsi="Courier New" w:cs="Courier New" w:hint="eastAsia"/>
                <w:color w:val="000000"/>
                <w:kern w:val="0"/>
                <w:sz w:val="20"/>
                <w:szCs w:val="20"/>
              </w:rPr>
              <w:t>d5</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转发器</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Z</w:t>
            </w:r>
            <w:r>
              <w:rPr>
                <w:rFonts w:ascii="Courier New" w:hAnsi="Courier New" w:cs="Courier New" w:hint="eastAsia"/>
                <w:color w:val="000000"/>
                <w:kern w:val="0"/>
                <w:sz w:val="20"/>
                <w:szCs w:val="20"/>
              </w:rPr>
              <w:t>fq</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天线</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A</w:t>
            </w:r>
            <w:r>
              <w:rPr>
                <w:rFonts w:ascii="Courier New" w:hAnsi="Courier New" w:cs="Courier New" w:hint="eastAsia"/>
                <w:color w:val="000000"/>
                <w:kern w:val="0"/>
                <w:sz w:val="20"/>
                <w:szCs w:val="20"/>
              </w:rPr>
              <w:t>ntenna</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衰减</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W</w:t>
            </w:r>
            <w:r>
              <w:rPr>
                <w:rFonts w:ascii="Courier New" w:hAnsi="Courier New" w:cs="Courier New" w:hint="eastAsia"/>
                <w:color w:val="000000"/>
                <w:kern w:val="0"/>
                <w:sz w:val="20"/>
                <w:szCs w:val="20"/>
              </w:rPr>
              <w:t>eaken</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N</w:t>
            </w:r>
            <w:r>
              <w:rPr>
                <w:rFonts w:ascii="Courier New" w:hAnsi="Courier New" w:cs="Courier New" w:hint="eastAsia"/>
                <w:color w:val="000000"/>
                <w:kern w:val="0"/>
                <w:sz w:val="20"/>
                <w:szCs w:val="20"/>
              </w:rPr>
              <w:t>umber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6,2</w:t>
            </w:r>
            <w:r>
              <w:rPr>
                <w:rFonts w:ascii="Courier New" w:hAnsi="Courier New" w:cs="Courier New" w:hint="eastAsia"/>
                <w:color w:val="000000"/>
                <w:kern w:val="0"/>
                <w:sz w:val="20"/>
                <w:szCs w:val="20"/>
              </w:rPr>
              <w:t>）</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备注</w:t>
            </w:r>
          </w:p>
        </w:tc>
        <w:tc>
          <w:tcPr>
            <w:tcW w:w="189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Pr>
                <w:rFonts w:ascii="Courier New" w:hAnsi="Courier New" w:cs="Courier New"/>
                <w:color w:val="000000"/>
                <w:kern w:val="0"/>
                <w:sz w:val="20"/>
                <w:szCs w:val="20"/>
              </w:rPr>
              <w:t>C</w:t>
            </w:r>
            <w:r>
              <w:rPr>
                <w:rFonts w:ascii="Courier New" w:hAnsi="Courier New" w:cs="Courier New" w:hint="eastAsia"/>
                <w:color w:val="000000"/>
                <w:kern w:val="0"/>
                <w:sz w:val="20"/>
                <w:szCs w:val="20"/>
              </w:rPr>
              <w:t>omments</w:t>
            </w:r>
          </w:p>
        </w:tc>
        <w:tc>
          <w:tcPr>
            <w:tcW w:w="165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V</w:t>
            </w:r>
            <w:r>
              <w:rPr>
                <w:rFonts w:ascii="Courier New" w:hAnsi="Courier New" w:cs="Courier New" w:hint="eastAsia"/>
                <w:color w:val="000000"/>
                <w:kern w:val="0"/>
                <w:sz w:val="20"/>
                <w:szCs w:val="20"/>
              </w:rPr>
              <w:t>archar(255)</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89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r w:rsidR="00342E27" w:rsidTr="00342E27">
        <w:tc>
          <w:tcPr>
            <w:tcW w:w="1288"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897" w:type="dxa"/>
          </w:tcPr>
          <w:p w:rsidR="00342E27" w:rsidRDefault="00342E27" w:rsidP="00182A5E">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657"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1104"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c>
          <w:tcPr>
            <w:tcW w:w="1288" w:type="dxa"/>
          </w:tcPr>
          <w:p w:rsidR="00342E27" w:rsidRDefault="00342E27" w:rsidP="00B23596">
            <w:pPr>
              <w:autoSpaceDE w:val="0"/>
              <w:autoSpaceDN w:val="0"/>
              <w:adjustRightInd w:val="0"/>
              <w:ind w:firstLine="400"/>
              <w:jc w:val="left"/>
              <w:rPr>
                <w:rFonts w:ascii="Courier New" w:hAnsi="Courier New" w:cs="Courier New"/>
                <w:color w:val="000000"/>
                <w:kern w:val="0"/>
                <w:sz w:val="20"/>
                <w:szCs w:val="20"/>
              </w:rPr>
            </w:pPr>
          </w:p>
        </w:tc>
      </w:tr>
    </w:tbl>
    <w:p w:rsidR="00342E27" w:rsidRPr="007D6A36" w:rsidRDefault="00342E27" w:rsidP="007D6A36">
      <w:pPr>
        <w:pStyle w:val="4"/>
      </w:pPr>
      <w:bookmarkStart w:id="73" w:name="_GoBack"/>
      <w:bookmarkEnd w:id="73"/>
      <w:r w:rsidRPr="007D6A36">
        <w:rPr>
          <w:rFonts w:hint="eastAsia"/>
        </w:rPr>
        <w:t>监测报告</w:t>
      </w:r>
    </w:p>
    <w:p w:rsidR="00342E27" w:rsidRDefault="00342E27" w:rsidP="007D6A36">
      <w:pPr>
        <w:pStyle w:val="5"/>
        <w:rPr>
          <w:rStyle w:val="aa"/>
        </w:rPr>
      </w:pPr>
      <w:r w:rsidRPr="00342E27">
        <w:rPr>
          <w:rStyle w:val="aa"/>
          <w:rFonts w:hint="eastAsia"/>
        </w:rPr>
        <w:t>监测报告数据表</w:t>
      </w:r>
      <w:r w:rsidRPr="00342E27">
        <w:rPr>
          <w:rStyle w:val="aa"/>
          <w:rFonts w:hint="eastAsia"/>
        </w:rPr>
        <w:t>EMCWJCBG</w:t>
      </w:r>
    </w:p>
    <w:p w:rsidR="00342E27" w:rsidRPr="00797D06" w:rsidRDefault="00342E27" w:rsidP="00B23596">
      <w:pPr>
        <w:ind w:firstLine="420"/>
        <w:rPr>
          <w:b/>
        </w:rPr>
      </w:pPr>
      <w:r>
        <w:rPr>
          <w:rFonts w:hint="eastAsia"/>
        </w:rPr>
        <w:t>编号</w:t>
      </w:r>
      <w:r>
        <w:rPr>
          <w:rFonts w:hint="eastAsia"/>
        </w:rPr>
        <w:t>bh</w:t>
      </w:r>
      <w:r>
        <w:rPr>
          <w:rFonts w:hint="eastAsia"/>
          <w:sz w:val="20"/>
        </w:rPr>
        <w:t>命名为：</w:t>
      </w:r>
      <w:r>
        <w:rPr>
          <w:rFonts w:hint="eastAsia"/>
          <w:sz w:val="20"/>
        </w:rPr>
        <w:t>JCBG-</w:t>
      </w:r>
      <w:r>
        <w:rPr>
          <w:rFonts w:hint="eastAsia"/>
          <w:sz w:val="20"/>
        </w:rPr>
        <w:t>报告类型</w:t>
      </w:r>
      <w:r>
        <w:rPr>
          <w:rFonts w:hint="eastAsia"/>
          <w:sz w:val="20"/>
        </w:rPr>
        <w:t>-</w:t>
      </w:r>
      <w:r>
        <w:rPr>
          <w:rFonts w:hint="eastAsia"/>
          <w:sz w:val="20"/>
        </w:rPr>
        <w:t>起始时间</w:t>
      </w:r>
      <w:r>
        <w:rPr>
          <w:rFonts w:hint="eastAsia"/>
          <w:sz w:val="20"/>
        </w:rPr>
        <w:t>-</w:t>
      </w:r>
      <w:r>
        <w:rPr>
          <w:rFonts w:hint="eastAsia"/>
          <w:sz w:val="20"/>
        </w:rPr>
        <w:t>起始频率</w:t>
      </w:r>
      <w:r>
        <w:rPr>
          <w:rFonts w:hint="eastAsia"/>
          <w:sz w:val="20"/>
        </w:rPr>
        <w:t>-</w:t>
      </w:r>
      <w:r>
        <w:rPr>
          <w:rFonts w:hint="eastAsia"/>
          <w:sz w:val="20"/>
        </w:rPr>
        <w:t>上传时间。</w:t>
      </w:r>
    </w:p>
    <w:tbl>
      <w:tblPr>
        <w:tblStyle w:val="a5"/>
        <w:tblW w:w="0" w:type="auto"/>
        <w:tblLayout w:type="fixed"/>
        <w:tblLook w:val="04A0" w:firstRow="1" w:lastRow="0" w:firstColumn="1" w:lastColumn="0" w:noHBand="0" w:noVBand="1"/>
      </w:tblPr>
      <w:tblGrid>
        <w:gridCol w:w="1384"/>
        <w:gridCol w:w="1985"/>
        <w:gridCol w:w="1417"/>
        <w:gridCol w:w="709"/>
        <w:gridCol w:w="1276"/>
        <w:gridCol w:w="1751"/>
      </w:tblGrid>
      <w:tr w:rsidR="00342E27" w:rsidTr="00413AD0">
        <w:tc>
          <w:tcPr>
            <w:tcW w:w="1384"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名称</w:t>
            </w:r>
          </w:p>
        </w:tc>
        <w:tc>
          <w:tcPr>
            <w:tcW w:w="1985"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变量名</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类型</w:t>
            </w:r>
          </w:p>
        </w:tc>
        <w:tc>
          <w:tcPr>
            <w:tcW w:w="709"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为空</w:t>
            </w:r>
          </w:p>
        </w:tc>
        <w:tc>
          <w:tcPr>
            <w:tcW w:w="1276"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关键字</w:t>
            </w:r>
          </w:p>
        </w:tc>
        <w:tc>
          <w:tcPr>
            <w:tcW w:w="1751"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说明</w:t>
            </w:r>
          </w:p>
        </w:tc>
      </w:tr>
      <w:tr w:rsidR="00342E27" w:rsidTr="00413AD0">
        <w:tc>
          <w:tcPr>
            <w:tcW w:w="1384"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编号</w:t>
            </w:r>
          </w:p>
        </w:tc>
        <w:tc>
          <w:tcPr>
            <w:tcW w:w="1985"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B</w:t>
            </w:r>
            <w:r w:rsidRPr="006E7464">
              <w:rPr>
                <w:rFonts w:asciiTheme="minorEastAsia" w:hAnsiTheme="minorEastAsia" w:hint="eastAsia"/>
                <w:sz w:val="18"/>
                <w:szCs w:val="18"/>
              </w:rPr>
              <w:t>h</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CHAR(</w:t>
            </w:r>
            <w:r w:rsidR="00413AD0">
              <w:rPr>
                <w:rFonts w:asciiTheme="minorEastAsia" w:hAnsiTheme="minorEastAsia" w:hint="eastAsia"/>
                <w:sz w:val="18"/>
                <w:szCs w:val="18"/>
              </w:rPr>
              <w:t>96</w:t>
            </w:r>
            <w:r w:rsidRPr="006E7464">
              <w:rPr>
                <w:rFonts w:asciiTheme="minorEastAsia" w:hAnsiTheme="minorEastAsia" w:hint="eastAsia"/>
                <w:sz w:val="18"/>
                <w:szCs w:val="18"/>
              </w:rPr>
              <w:t>)</w:t>
            </w:r>
          </w:p>
        </w:tc>
        <w:tc>
          <w:tcPr>
            <w:tcW w:w="709"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N</w:t>
            </w:r>
            <w:r w:rsidRPr="006E7464">
              <w:rPr>
                <w:rFonts w:asciiTheme="minorEastAsia" w:hAnsiTheme="minorEastAsia" w:hint="eastAsia"/>
                <w:sz w:val="18"/>
                <w:szCs w:val="18"/>
              </w:rPr>
              <w:t xml:space="preserve"> </w:t>
            </w:r>
          </w:p>
        </w:tc>
        <w:tc>
          <w:tcPr>
            <w:tcW w:w="1276"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hint="eastAsia"/>
                <w:sz w:val="18"/>
                <w:szCs w:val="18"/>
              </w:rPr>
              <w:t>Y</w:t>
            </w: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报告类型</w:t>
            </w:r>
          </w:p>
        </w:tc>
        <w:tc>
          <w:tcPr>
            <w:tcW w:w="1985" w:type="dxa"/>
          </w:tcPr>
          <w:p w:rsidR="00342E27" w:rsidRPr="006E7464" w:rsidRDefault="00342E27" w:rsidP="00B23596">
            <w:pPr>
              <w:ind w:firstLine="360"/>
              <w:rPr>
                <w:rFonts w:asciiTheme="minorEastAsia" w:hAnsiTheme="minorEastAsia"/>
                <w:sz w:val="18"/>
                <w:szCs w:val="18"/>
              </w:rPr>
            </w:pPr>
            <w:r>
              <w:rPr>
                <w:rFonts w:asciiTheme="minorEastAsia" w:hAnsiTheme="minorEastAsia" w:hint="eastAsia"/>
                <w:sz w:val="18"/>
                <w:szCs w:val="18"/>
              </w:rPr>
              <w:t>TYPE</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w:t>
            </w:r>
            <w:r w:rsidR="00413AD0">
              <w:rPr>
                <w:rFonts w:asciiTheme="minorEastAsia" w:hAnsiTheme="minorEastAsia" w:hint="eastAsia"/>
                <w:sz w:val="18"/>
                <w:szCs w:val="18"/>
              </w:rPr>
              <w:t>24</w:t>
            </w:r>
            <w:r w:rsidRPr="006E7464">
              <w:rPr>
                <w:rFonts w:asciiTheme="minorEastAsia" w:hAnsiTheme="minorEastAsia" w:hint="eastAsia"/>
                <w:sz w:val="18"/>
                <w:szCs w:val="18"/>
              </w:rPr>
              <w:t>)</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起始时间</w:t>
            </w:r>
          </w:p>
        </w:tc>
        <w:tc>
          <w:tcPr>
            <w:tcW w:w="1985" w:type="dxa"/>
          </w:tcPr>
          <w:p w:rsidR="00342E27" w:rsidRDefault="00342E27" w:rsidP="00B23596">
            <w:pPr>
              <w:ind w:firstLine="360"/>
              <w:rPr>
                <w:rFonts w:asciiTheme="minorEastAsia" w:hAnsiTheme="minorEastAsia"/>
                <w:sz w:val="18"/>
                <w:szCs w:val="18"/>
              </w:rPr>
            </w:pPr>
            <w:r>
              <w:rPr>
                <w:rFonts w:asciiTheme="minorEastAsia" w:hAnsiTheme="minorEastAsia"/>
                <w:sz w:val="18"/>
                <w:szCs w:val="18"/>
              </w:rPr>
              <w:t>S</w:t>
            </w:r>
            <w:r>
              <w:rPr>
                <w:rFonts w:asciiTheme="minorEastAsia" w:hAnsiTheme="minorEastAsia" w:hint="eastAsia"/>
                <w:sz w:val="18"/>
                <w:szCs w:val="18"/>
              </w:rPr>
              <w:t>tartTime</w:t>
            </w:r>
          </w:p>
        </w:tc>
        <w:tc>
          <w:tcPr>
            <w:tcW w:w="1417" w:type="dxa"/>
          </w:tcPr>
          <w:p w:rsidR="00342E27" w:rsidRPr="006E7464" w:rsidRDefault="00342E2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终止时间</w:t>
            </w:r>
          </w:p>
        </w:tc>
        <w:tc>
          <w:tcPr>
            <w:tcW w:w="1985" w:type="dxa"/>
          </w:tcPr>
          <w:p w:rsidR="00342E27" w:rsidRPr="006E7464" w:rsidRDefault="00342E27"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ndTime</w:t>
            </w:r>
          </w:p>
        </w:tc>
        <w:tc>
          <w:tcPr>
            <w:tcW w:w="1417" w:type="dxa"/>
          </w:tcPr>
          <w:p w:rsidR="00342E27" w:rsidRPr="006E7464" w:rsidRDefault="00342E27"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har（24）</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413AD0"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文件名称</w:t>
            </w:r>
          </w:p>
        </w:tc>
        <w:tc>
          <w:tcPr>
            <w:tcW w:w="1985" w:type="dxa"/>
          </w:tcPr>
          <w:p w:rsidR="00342E27" w:rsidRPr="006E7464" w:rsidRDefault="00413AD0" w:rsidP="00B23596">
            <w:pPr>
              <w:ind w:firstLine="360"/>
              <w:rPr>
                <w:rFonts w:asciiTheme="minorEastAsia" w:hAnsiTheme="minorEastAsia"/>
                <w:sz w:val="18"/>
                <w:szCs w:val="18"/>
              </w:rPr>
            </w:pPr>
            <w:r>
              <w:rPr>
                <w:rFonts w:asciiTheme="minorEastAsia" w:hAnsiTheme="minorEastAsia"/>
                <w:sz w:val="18"/>
                <w:szCs w:val="18"/>
              </w:rPr>
              <w:t>F</w:t>
            </w:r>
            <w:r>
              <w:rPr>
                <w:rFonts w:asciiTheme="minorEastAsia" w:hAnsiTheme="minorEastAsia" w:hint="eastAsia"/>
                <w:sz w:val="18"/>
                <w:szCs w:val="18"/>
              </w:rPr>
              <w:t>ilename</w:t>
            </w:r>
          </w:p>
        </w:tc>
        <w:tc>
          <w:tcPr>
            <w:tcW w:w="1417" w:type="dxa"/>
          </w:tcPr>
          <w:p w:rsidR="00342E27" w:rsidRPr="006E7464" w:rsidRDefault="00413AD0"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har（80）</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413AD0"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设备</w:t>
            </w:r>
          </w:p>
        </w:tc>
        <w:tc>
          <w:tcPr>
            <w:tcW w:w="1985" w:type="dxa"/>
          </w:tcPr>
          <w:p w:rsidR="00342E27" w:rsidRPr="006E7464" w:rsidRDefault="00413AD0" w:rsidP="00B23596">
            <w:pPr>
              <w:ind w:firstLine="360"/>
              <w:rPr>
                <w:rFonts w:asciiTheme="minorEastAsia" w:hAnsiTheme="minorEastAsia"/>
                <w:sz w:val="18"/>
                <w:szCs w:val="18"/>
              </w:rPr>
            </w:pPr>
            <w:r>
              <w:rPr>
                <w:rFonts w:asciiTheme="minorEastAsia" w:hAnsiTheme="minorEastAsia"/>
                <w:sz w:val="18"/>
                <w:szCs w:val="18"/>
              </w:rPr>
              <w:t>E</w:t>
            </w:r>
            <w:r>
              <w:rPr>
                <w:rFonts w:asciiTheme="minorEastAsia" w:hAnsiTheme="minorEastAsia" w:hint="eastAsia"/>
                <w:sz w:val="18"/>
                <w:szCs w:val="18"/>
              </w:rPr>
              <w:t>quipment</w:t>
            </w:r>
          </w:p>
        </w:tc>
        <w:tc>
          <w:tcPr>
            <w:tcW w:w="1417" w:type="dxa"/>
          </w:tcPr>
          <w:p w:rsidR="00342E27" w:rsidRPr="006E7464" w:rsidRDefault="00413AD0" w:rsidP="00B23596">
            <w:pPr>
              <w:ind w:firstLine="360"/>
              <w:rPr>
                <w:rFonts w:asciiTheme="minorEastAsia" w:hAnsiTheme="minorEastAsia"/>
                <w:sz w:val="18"/>
                <w:szCs w:val="18"/>
              </w:rPr>
            </w:pPr>
            <w:r>
              <w:rPr>
                <w:rFonts w:asciiTheme="minorEastAsia" w:hAnsiTheme="minorEastAsia"/>
                <w:sz w:val="18"/>
                <w:szCs w:val="18"/>
              </w:rPr>
              <w:t>C</w:t>
            </w:r>
            <w:r>
              <w:rPr>
                <w:rFonts w:asciiTheme="minorEastAsia" w:hAnsiTheme="minorEastAsia" w:hint="eastAsia"/>
                <w:sz w:val="18"/>
                <w:szCs w:val="18"/>
              </w:rPr>
              <w:t>har（36）</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监测地</w:t>
            </w:r>
          </w:p>
        </w:tc>
        <w:tc>
          <w:tcPr>
            <w:tcW w:w="1985" w:type="dxa"/>
          </w:tcPr>
          <w:p w:rsidR="00342E27" w:rsidRPr="006E7464" w:rsidRDefault="00342E27" w:rsidP="00B23596">
            <w:pPr>
              <w:ind w:firstLine="360"/>
              <w:rPr>
                <w:rFonts w:asciiTheme="minorEastAsia" w:hAnsiTheme="minorEastAsia"/>
                <w:sz w:val="18"/>
                <w:szCs w:val="18"/>
              </w:rPr>
            </w:pPr>
            <w:r w:rsidRPr="00666544">
              <w:rPr>
                <w:rFonts w:asciiTheme="minorEastAsia" w:hAnsiTheme="minorEastAsia"/>
                <w:sz w:val="18"/>
                <w:szCs w:val="18"/>
              </w:rPr>
              <w:t>monitorlocation</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C</w:t>
            </w:r>
            <w:r w:rsidR="00413AD0">
              <w:rPr>
                <w:rFonts w:asciiTheme="minorEastAsia" w:hAnsiTheme="minorEastAsia" w:hint="eastAsia"/>
                <w:sz w:val="18"/>
                <w:szCs w:val="18"/>
              </w:rPr>
              <w:t>har(24</w:t>
            </w:r>
            <w:r w:rsidRPr="006E7464">
              <w:rPr>
                <w:rFonts w:asciiTheme="minorEastAsia" w:hAnsiTheme="minorEastAsia" w:hint="eastAsia"/>
                <w:sz w:val="18"/>
                <w:szCs w:val="18"/>
              </w:rPr>
              <w:t>)</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监测站</w:t>
            </w:r>
          </w:p>
        </w:tc>
        <w:tc>
          <w:tcPr>
            <w:tcW w:w="1985" w:type="dxa"/>
          </w:tcPr>
          <w:p w:rsidR="00342E27" w:rsidRPr="006E7464" w:rsidRDefault="00342E27" w:rsidP="00B23596">
            <w:pPr>
              <w:tabs>
                <w:tab w:val="right" w:pos="1769"/>
              </w:tabs>
              <w:ind w:firstLine="360"/>
              <w:rPr>
                <w:rFonts w:asciiTheme="minorEastAsia" w:hAnsiTheme="minorEastAsia"/>
                <w:sz w:val="18"/>
                <w:szCs w:val="18"/>
              </w:rPr>
            </w:pPr>
            <w:r w:rsidRPr="006E7464">
              <w:rPr>
                <w:rFonts w:asciiTheme="minorEastAsia" w:hAnsiTheme="minorEastAsia" w:hint="eastAsia"/>
                <w:sz w:val="18"/>
                <w:szCs w:val="18"/>
              </w:rPr>
              <w:t>Station</w:t>
            </w:r>
            <w:r>
              <w:rPr>
                <w:rFonts w:asciiTheme="minorEastAsia" w:hAnsiTheme="minorEastAsia"/>
                <w:sz w:val="18"/>
                <w:szCs w:val="18"/>
              </w:rPr>
              <w:tab/>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关键字</w:t>
            </w:r>
          </w:p>
        </w:tc>
        <w:tc>
          <w:tcPr>
            <w:tcW w:w="1985" w:type="dxa"/>
          </w:tcPr>
          <w:p w:rsidR="00342E27" w:rsidRPr="006E7464" w:rsidRDefault="00342E27" w:rsidP="00B23596">
            <w:pPr>
              <w:ind w:firstLine="360"/>
              <w:rPr>
                <w:rFonts w:asciiTheme="minorEastAsia" w:hAnsiTheme="minorEastAsia"/>
                <w:sz w:val="18"/>
                <w:szCs w:val="18"/>
              </w:rPr>
            </w:pPr>
            <w:r>
              <w:rPr>
                <w:rFonts w:asciiTheme="minorEastAsia" w:hAnsiTheme="minorEastAsia" w:hint="eastAsia"/>
                <w:sz w:val="18"/>
                <w:szCs w:val="18"/>
              </w:rPr>
              <w:t>KEYWORDS</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Pr="00413AD0" w:rsidRDefault="00342E27" w:rsidP="00B23596">
            <w:pPr>
              <w:widowControl/>
              <w:ind w:firstLine="360"/>
              <w:jc w:val="left"/>
              <w:rPr>
                <w:rFonts w:asciiTheme="minorEastAsia" w:hAnsiTheme="minorEastAsia" w:cs="宋体"/>
                <w:color w:val="000000"/>
                <w:kern w:val="0"/>
                <w:sz w:val="18"/>
                <w:szCs w:val="18"/>
              </w:rPr>
            </w:pPr>
            <w:r w:rsidRPr="00413AD0">
              <w:rPr>
                <w:rFonts w:asciiTheme="minorEastAsia" w:hAnsiTheme="minorEastAsia" w:cs="宋体" w:hint="eastAsia"/>
                <w:color w:val="000000"/>
                <w:kern w:val="0"/>
                <w:sz w:val="18"/>
                <w:szCs w:val="18"/>
              </w:rPr>
              <w:t>撰写人</w:t>
            </w:r>
          </w:p>
        </w:tc>
        <w:tc>
          <w:tcPr>
            <w:tcW w:w="1985" w:type="dxa"/>
          </w:tcPr>
          <w:p w:rsidR="00342E27" w:rsidRPr="006E7464" w:rsidRDefault="00342E27" w:rsidP="00B23596">
            <w:pPr>
              <w:ind w:firstLine="360"/>
              <w:rPr>
                <w:rFonts w:asciiTheme="minorEastAsia" w:hAnsiTheme="minorEastAsia"/>
                <w:sz w:val="18"/>
                <w:szCs w:val="18"/>
              </w:rPr>
            </w:pPr>
            <w:r>
              <w:rPr>
                <w:rFonts w:asciiTheme="minorEastAsia" w:hAnsiTheme="minorEastAsia" w:hint="eastAsia"/>
                <w:sz w:val="18"/>
                <w:szCs w:val="18"/>
              </w:rPr>
              <w:t>WRITER</w:t>
            </w:r>
          </w:p>
        </w:tc>
        <w:tc>
          <w:tcPr>
            <w:tcW w:w="1417" w:type="dxa"/>
          </w:tcPr>
          <w:p w:rsidR="00342E27" w:rsidRPr="006E7464" w:rsidRDefault="00342E27" w:rsidP="00B23596">
            <w:pPr>
              <w:ind w:firstLine="360"/>
              <w:rPr>
                <w:rFonts w:asciiTheme="minorEastAsia" w:hAnsiTheme="minorEastAsia"/>
                <w:sz w:val="18"/>
                <w:szCs w:val="18"/>
              </w:rPr>
            </w:pPr>
            <w:r w:rsidRPr="006E7464">
              <w:rPr>
                <w:rFonts w:asciiTheme="minorEastAsia" w:hAnsiTheme="minorEastAsia"/>
                <w:sz w:val="18"/>
                <w:szCs w:val="18"/>
              </w:rPr>
              <w:t>C</w:t>
            </w:r>
            <w:r w:rsidRPr="006E7464">
              <w:rPr>
                <w:rFonts w:asciiTheme="minorEastAsia" w:hAnsiTheme="minorEastAsia" w:hint="eastAsia"/>
                <w:sz w:val="18"/>
                <w:szCs w:val="18"/>
              </w:rPr>
              <w:t>har(24)</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Tr="00413AD0">
        <w:tc>
          <w:tcPr>
            <w:tcW w:w="1384" w:type="dxa"/>
            <w:vAlign w:val="center"/>
          </w:tcPr>
          <w:p w:rsidR="00342E27" w:rsidRDefault="00342E27" w:rsidP="00B23596">
            <w:pPr>
              <w:widowControl/>
              <w:ind w:firstLine="360"/>
              <w:jc w:val="left"/>
              <w:rPr>
                <w:rFonts w:ascii="宋体" w:hAnsi="宋体" w:cs="宋体"/>
                <w:color w:val="000000"/>
                <w:kern w:val="0"/>
                <w:sz w:val="18"/>
                <w:szCs w:val="18"/>
              </w:rPr>
            </w:pPr>
            <w:r>
              <w:rPr>
                <w:rFonts w:ascii="宋体" w:hAnsi="宋体" w:cs="宋体" w:hint="eastAsia"/>
                <w:color w:val="000000"/>
                <w:kern w:val="0"/>
                <w:sz w:val="18"/>
                <w:szCs w:val="18"/>
              </w:rPr>
              <w:t xml:space="preserve">报告 </w:t>
            </w:r>
          </w:p>
        </w:tc>
        <w:tc>
          <w:tcPr>
            <w:tcW w:w="1985" w:type="dxa"/>
          </w:tcPr>
          <w:p w:rsidR="00342E27" w:rsidRPr="006E7464" w:rsidRDefault="00342E27" w:rsidP="00B23596">
            <w:pPr>
              <w:ind w:firstLine="360"/>
              <w:rPr>
                <w:rFonts w:asciiTheme="minorEastAsia" w:hAnsiTheme="minorEastAsia"/>
                <w:sz w:val="18"/>
                <w:szCs w:val="18"/>
              </w:rPr>
            </w:pPr>
            <w:r>
              <w:rPr>
                <w:rFonts w:asciiTheme="minorEastAsia" w:hAnsiTheme="minorEastAsia"/>
                <w:sz w:val="18"/>
                <w:szCs w:val="18"/>
              </w:rPr>
              <w:t>D</w:t>
            </w:r>
            <w:r>
              <w:rPr>
                <w:rFonts w:asciiTheme="minorEastAsia" w:hAnsiTheme="minorEastAsia" w:hint="eastAsia"/>
                <w:sz w:val="18"/>
                <w:szCs w:val="18"/>
              </w:rPr>
              <w:t>ata</w:t>
            </w:r>
          </w:p>
        </w:tc>
        <w:tc>
          <w:tcPr>
            <w:tcW w:w="1417" w:type="dxa"/>
          </w:tcPr>
          <w:p w:rsidR="00342E27" w:rsidRPr="006E7464" w:rsidRDefault="00342E27" w:rsidP="00B23596">
            <w:pPr>
              <w:ind w:firstLine="360"/>
              <w:rPr>
                <w:rFonts w:asciiTheme="minorEastAsia" w:hAnsiTheme="minorEastAsia"/>
                <w:sz w:val="18"/>
                <w:szCs w:val="18"/>
              </w:rPr>
            </w:pPr>
            <w:r>
              <w:rPr>
                <w:rFonts w:asciiTheme="minorEastAsia" w:hAnsiTheme="minorEastAsia"/>
                <w:sz w:val="18"/>
                <w:szCs w:val="18"/>
              </w:rPr>
              <w:t>B</w:t>
            </w:r>
            <w:r>
              <w:rPr>
                <w:rFonts w:asciiTheme="minorEastAsia" w:hAnsiTheme="minorEastAsia" w:hint="eastAsia"/>
                <w:sz w:val="18"/>
                <w:szCs w:val="18"/>
              </w:rPr>
              <w:t>lob</w:t>
            </w:r>
          </w:p>
        </w:tc>
        <w:tc>
          <w:tcPr>
            <w:tcW w:w="709" w:type="dxa"/>
          </w:tcPr>
          <w:p w:rsidR="00342E27" w:rsidRPr="006E7464" w:rsidRDefault="00342E27" w:rsidP="00B23596">
            <w:pPr>
              <w:ind w:firstLine="360"/>
              <w:rPr>
                <w:rFonts w:asciiTheme="minorEastAsia" w:hAnsiTheme="minorEastAsia"/>
                <w:sz w:val="18"/>
                <w:szCs w:val="18"/>
              </w:rPr>
            </w:pPr>
          </w:p>
        </w:tc>
        <w:tc>
          <w:tcPr>
            <w:tcW w:w="1276" w:type="dxa"/>
          </w:tcPr>
          <w:p w:rsidR="00342E27" w:rsidRPr="006E7464" w:rsidRDefault="00342E27" w:rsidP="00B23596">
            <w:pPr>
              <w:ind w:firstLine="360"/>
              <w:rPr>
                <w:rFonts w:asciiTheme="minorEastAsia" w:hAnsiTheme="minorEastAsia"/>
                <w:sz w:val="18"/>
                <w:szCs w:val="18"/>
              </w:rPr>
            </w:pPr>
          </w:p>
        </w:tc>
        <w:tc>
          <w:tcPr>
            <w:tcW w:w="1751" w:type="dxa"/>
          </w:tcPr>
          <w:p w:rsidR="00342E27" w:rsidRPr="006E7464" w:rsidRDefault="00342E27" w:rsidP="00B23596">
            <w:pPr>
              <w:ind w:firstLine="360"/>
              <w:rPr>
                <w:rFonts w:asciiTheme="minorEastAsia" w:hAnsiTheme="minorEastAsia"/>
                <w:sz w:val="18"/>
                <w:szCs w:val="18"/>
              </w:rPr>
            </w:pPr>
          </w:p>
        </w:tc>
      </w:tr>
      <w:tr w:rsidR="00342E27" w:rsidRPr="00943B25" w:rsidTr="00413AD0">
        <w:tc>
          <w:tcPr>
            <w:tcW w:w="1384" w:type="dxa"/>
            <w:vAlign w:val="center"/>
          </w:tcPr>
          <w:p w:rsidR="00342E27" w:rsidRPr="006E7464" w:rsidRDefault="00342E27" w:rsidP="00B23596">
            <w:pPr>
              <w:ind w:firstLine="360"/>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备注</w:t>
            </w:r>
          </w:p>
        </w:tc>
        <w:tc>
          <w:tcPr>
            <w:tcW w:w="1985" w:type="dxa"/>
          </w:tcPr>
          <w:p w:rsidR="00342E27" w:rsidRPr="006E7464" w:rsidRDefault="00342E27"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omments</w:t>
            </w:r>
          </w:p>
        </w:tc>
        <w:tc>
          <w:tcPr>
            <w:tcW w:w="1417" w:type="dxa"/>
          </w:tcPr>
          <w:p w:rsidR="00342E27" w:rsidRPr="006E7464" w:rsidRDefault="00342E27" w:rsidP="00182A5E">
            <w:pPr>
              <w:rPr>
                <w:rFonts w:asciiTheme="minorEastAsia" w:hAnsiTheme="minorEastAsia" w:cs="宋体"/>
                <w:color w:val="000000"/>
                <w:kern w:val="0"/>
                <w:sz w:val="18"/>
                <w:szCs w:val="18"/>
              </w:rPr>
            </w:pPr>
            <w:r w:rsidRPr="006E7464">
              <w:rPr>
                <w:rFonts w:asciiTheme="minorEastAsia" w:hAnsiTheme="minorEastAsia" w:cs="宋体"/>
                <w:color w:val="000000"/>
                <w:kern w:val="0"/>
                <w:sz w:val="18"/>
                <w:szCs w:val="18"/>
              </w:rPr>
              <w:t>V</w:t>
            </w:r>
            <w:r w:rsidRPr="006E7464">
              <w:rPr>
                <w:rFonts w:asciiTheme="minorEastAsia" w:hAnsiTheme="minorEastAsia" w:cs="宋体" w:hint="eastAsia"/>
                <w:color w:val="000000"/>
                <w:kern w:val="0"/>
                <w:sz w:val="18"/>
                <w:szCs w:val="18"/>
              </w:rPr>
              <w:t>archar2(255)</w:t>
            </w:r>
          </w:p>
        </w:tc>
        <w:tc>
          <w:tcPr>
            <w:tcW w:w="709" w:type="dxa"/>
          </w:tcPr>
          <w:p w:rsidR="00342E27" w:rsidRPr="006E7464" w:rsidRDefault="00342E27" w:rsidP="00B23596">
            <w:pPr>
              <w:ind w:firstLine="360"/>
              <w:rPr>
                <w:rFonts w:asciiTheme="minorEastAsia" w:hAnsiTheme="minorEastAsia" w:cs="宋体"/>
                <w:color w:val="000000"/>
                <w:kern w:val="0"/>
                <w:sz w:val="18"/>
                <w:szCs w:val="18"/>
              </w:rPr>
            </w:pPr>
          </w:p>
        </w:tc>
        <w:tc>
          <w:tcPr>
            <w:tcW w:w="1276" w:type="dxa"/>
          </w:tcPr>
          <w:p w:rsidR="00342E27" w:rsidRPr="006E7464" w:rsidRDefault="00342E27" w:rsidP="00B23596">
            <w:pPr>
              <w:ind w:firstLine="360"/>
              <w:rPr>
                <w:rFonts w:asciiTheme="minorEastAsia" w:hAnsiTheme="minorEastAsia" w:cs="宋体"/>
                <w:color w:val="000000"/>
                <w:kern w:val="0"/>
                <w:sz w:val="18"/>
                <w:szCs w:val="18"/>
              </w:rPr>
            </w:pPr>
          </w:p>
        </w:tc>
        <w:tc>
          <w:tcPr>
            <w:tcW w:w="1751" w:type="dxa"/>
          </w:tcPr>
          <w:p w:rsidR="00342E27" w:rsidRPr="006E7464" w:rsidRDefault="00342E27" w:rsidP="00B23596">
            <w:pPr>
              <w:ind w:firstLine="360"/>
              <w:rPr>
                <w:rFonts w:asciiTheme="minorEastAsia" w:hAnsiTheme="minorEastAsia" w:cs="宋体"/>
                <w:color w:val="000000"/>
                <w:kern w:val="0"/>
                <w:sz w:val="18"/>
                <w:szCs w:val="18"/>
              </w:rPr>
            </w:pPr>
          </w:p>
        </w:tc>
      </w:tr>
      <w:tr w:rsidR="00342E27" w:rsidRPr="00943B25" w:rsidTr="00413AD0">
        <w:tc>
          <w:tcPr>
            <w:tcW w:w="1384" w:type="dxa"/>
            <w:vAlign w:val="center"/>
          </w:tcPr>
          <w:p w:rsidR="00342E27" w:rsidRPr="006E7464" w:rsidRDefault="00342E27" w:rsidP="00BB1BF8">
            <w:pPr>
              <w:rPr>
                <w:rFonts w:asciiTheme="minorEastAsia" w:hAnsiTheme="minorEastAsia" w:cs="宋体"/>
                <w:color w:val="000000"/>
                <w:kern w:val="0"/>
                <w:sz w:val="18"/>
                <w:szCs w:val="18"/>
              </w:rPr>
            </w:pPr>
            <w:r w:rsidRPr="006E7464">
              <w:rPr>
                <w:rFonts w:asciiTheme="minorEastAsia" w:hAnsiTheme="minorEastAsia" w:cs="宋体" w:hint="eastAsia"/>
                <w:color w:val="000000"/>
                <w:kern w:val="0"/>
                <w:sz w:val="18"/>
                <w:szCs w:val="18"/>
              </w:rPr>
              <w:t>唯一校验码</w:t>
            </w:r>
          </w:p>
        </w:tc>
        <w:tc>
          <w:tcPr>
            <w:tcW w:w="1985" w:type="dxa"/>
          </w:tcPr>
          <w:p w:rsidR="00342E27" w:rsidRPr="006E7464" w:rsidRDefault="00342E27"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M</w:t>
            </w:r>
            <w:r>
              <w:rPr>
                <w:rFonts w:asciiTheme="minorEastAsia" w:hAnsiTheme="minorEastAsia" w:cs="宋体" w:hint="eastAsia"/>
                <w:color w:val="000000"/>
                <w:kern w:val="0"/>
                <w:sz w:val="18"/>
                <w:szCs w:val="18"/>
              </w:rPr>
              <w:t>d5</w:t>
            </w:r>
          </w:p>
        </w:tc>
        <w:tc>
          <w:tcPr>
            <w:tcW w:w="1417" w:type="dxa"/>
          </w:tcPr>
          <w:p w:rsidR="00342E27" w:rsidRPr="006E7464" w:rsidRDefault="00342E27" w:rsidP="00B23596">
            <w:pPr>
              <w:ind w:firstLine="360"/>
              <w:rPr>
                <w:rFonts w:asciiTheme="minorEastAsia" w:hAnsiTheme="minorEastAsia" w:cs="宋体"/>
                <w:color w:val="000000"/>
                <w:kern w:val="0"/>
                <w:sz w:val="18"/>
                <w:szCs w:val="18"/>
              </w:rPr>
            </w:pPr>
            <w:r>
              <w:rPr>
                <w:rFonts w:asciiTheme="minorEastAsia" w:hAnsiTheme="minorEastAsia" w:cs="宋体"/>
                <w:color w:val="000000"/>
                <w:kern w:val="0"/>
                <w:sz w:val="18"/>
                <w:szCs w:val="18"/>
              </w:rPr>
              <w:t>C</w:t>
            </w:r>
            <w:r>
              <w:rPr>
                <w:rFonts w:asciiTheme="minorEastAsia" w:hAnsiTheme="minorEastAsia" w:cs="宋体" w:hint="eastAsia"/>
                <w:color w:val="000000"/>
                <w:kern w:val="0"/>
                <w:sz w:val="18"/>
                <w:szCs w:val="18"/>
              </w:rPr>
              <w:t>har(36)</w:t>
            </w:r>
          </w:p>
        </w:tc>
        <w:tc>
          <w:tcPr>
            <w:tcW w:w="709" w:type="dxa"/>
          </w:tcPr>
          <w:p w:rsidR="00342E27" w:rsidRPr="006E7464" w:rsidRDefault="00342E27" w:rsidP="00B23596">
            <w:pPr>
              <w:ind w:firstLine="360"/>
              <w:rPr>
                <w:rFonts w:asciiTheme="minorEastAsia" w:hAnsiTheme="minorEastAsia" w:cs="宋体"/>
                <w:color w:val="000000"/>
                <w:kern w:val="0"/>
                <w:sz w:val="18"/>
                <w:szCs w:val="18"/>
              </w:rPr>
            </w:pPr>
          </w:p>
        </w:tc>
        <w:tc>
          <w:tcPr>
            <w:tcW w:w="1276" w:type="dxa"/>
          </w:tcPr>
          <w:p w:rsidR="00342E27" w:rsidRPr="006E7464" w:rsidRDefault="00342E27" w:rsidP="00B23596">
            <w:pPr>
              <w:ind w:firstLine="360"/>
              <w:rPr>
                <w:rFonts w:asciiTheme="minorEastAsia" w:hAnsiTheme="minorEastAsia" w:cs="宋体"/>
                <w:color w:val="000000"/>
                <w:kern w:val="0"/>
                <w:sz w:val="18"/>
                <w:szCs w:val="18"/>
              </w:rPr>
            </w:pPr>
          </w:p>
        </w:tc>
        <w:tc>
          <w:tcPr>
            <w:tcW w:w="1751" w:type="dxa"/>
          </w:tcPr>
          <w:p w:rsidR="00342E27" w:rsidRPr="006E7464" w:rsidRDefault="00342E27" w:rsidP="00B23596">
            <w:pPr>
              <w:ind w:firstLine="360"/>
              <w:rPr>
                <w:rFonts w:asciiTheme="minorEastAsia" w:hAnsiTheme="minorEastAsia" w:cs="宋体"/>
                <w:color w:val="000000"/>
                <w:kern w:val="0"/>
                <w:sz w:val="18"/>
                <w:szCs w:val="18"/>
              </w:rPr>
            </w:pPr>
          </w:p>
        </w:tc>
      </w:tr>
      <w:tr w:rsidR="00413AD0" w:rsidRPr="00943B25" w:rsidTr="00413AD0">
        <w:tc>
          <w:tcPr>
            <w:tcW w:w="1384"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业务类型</w:t>
            </w:r>
          </w:p>
        </w:tc>
        <w:tc>
          <w:tcPr>
            <w:tcW w:w="1985"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B</w:t>
            </w:r>
            <w:r>
              <w:rPr>
                <w:rFonts w:ascii="Courier New" w:hAnsi="Courier New" w:cs="Courier New" w:hint="eastAsia"/>
                <w:color w:val="000000"/>
                <w:kern w:val="0"/>
                <w:sz w:val="20"/>
                <w:szCs w:val="20"/>
              </w:rPr>
              <w:t>usinesstype</w:t>
            </w:r>
          </w:p>
        </w:tc>
        <w:tc>
          <w:tcPr>
            <w:tcW w:w="1417"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r w:rsidR="00413AD0" w:rsidRPr="00943B25" w:rsidTr="00413AD0">
        <w:tc>
          <w:tcPr>
            <w:tcW w:w="1384"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业务名称</w:t>
            </w:r>
          </w:p>
        </w:tc>
        <w:tc>
          <w:tcPr>
            <w:tcW w:w="1985"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businessname</w:t>
            </w:r>
          </w:p>
        </w:tc>
        <w:tc>
          <w:tcPr>
            <w:tcW w:w="1417" w:type="dxa"/>
          </w:tcPr>
          <w:p w:rsidR="00413AD0" w:rsidRDefault="00413AD0" w:rsidP="00BB1BF8">
            <w:pPr>
              <w:autoSpaceDE w:val="0"/>
              <w:autoSpaceDN w:val="0"/>
              <w:adjustRightInd w:val="0"/>
              <w:jc w:val="left"/>
              <w:rPr>
                <w:rFonts w:ascii="Courier New" w:hAnsi="Courier New" w:cs="Courier New"/>
                <w:color w:val="000000"/>
                <w:kern w:val="0"/>
                <w:sz w:val="20"/>
                <w:szCs w:val="20"/>
              </w:rPr>
            </w:pPr>
            <w:r w:rsidRPr="00342E27">
              <w:rPr>
                <w:rFonts w:ascii="Courier New" w:hAnsi="Courier New" w:cs="Courier New"/>
                <w:color w:val="000000"/>
                <w:kern w:val="0"/>
                <w:sz w:val="20"/>
                <w:szCs w:val="20"/>
              </w:rPr>
              <w:t>CHAR(24)</w:t>
            </w:r>
          </w:p>
        </w:tc>
        <w:tc>
          <w:tcPr>
            <w:tcW w:w="709"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276"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c>
          <w:tcPr>
            <w:tcW w:w="1751" w:type="dxa"/>
          </w:tcPr>
          <w:p w:rsidR="00413AD0" w:rsidRDefault="00413AD0" w:rsidP="00B23596">
            <w:pPr>
              <w:autoSpaceDE w:val="0"/>
              <w:autoSpaceDN w:val="0"/>
              <w:adjustRightInd w:val="0"/>
              <w:ind w:firstLine="400"/>
              <w:jc w:val="left"/>
              <w:rPr>
                <w:rFonts w:ascii="Courier New" w:hAnsi="Courier New" w:cs="Courier New"/>
                <w:color w:val="000000"/>
                <w:kern w:val="0"/>
                <w:sz w:val="20"/>
                <w:szCs w:val="20"/>
              </w:rPr>
            </w:pPr>
          </w:p>
        </w:tc>
      </w:tr>
    </w:tbl>
    <w:p w:rsidR="00342E27" w:rsidRPr="00342E27" w:rsidRDefault="00342E27" w:rsidP="00182A5E">
      <w:pPr>
        <w:autoSpaceDE w:val="0"/>
        <w:autoSpaceDN w:val="0"/>
        <w:adjustRightInd w:val="0"/>
        <w:jc w:val="left"/>
      </w:pPr>
    </w:p>
    <w:sectPr w:rsidR="00342E27" w:rsidRPr="00342E27" w:rsidSect="00FF6B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40B6" w:rsidRDefault="00CF40B6" w:rsidP="00B23596">
      <w:pPr>
        <w:ind w:firstLine="420"/>
      </w:pPr>
      <w:r>
        <w:separator/>
      </w:r>
    </w:p>
  </w:endnote>
  <w:endnote w:type="continuationSeparator" w:id="0">
    <w:p w:rsidR="00CF40B6" w:rsidRDefault="00CF40B6" w:rsidP="00B2359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74F" w:rsidRDefault="00C8374F">
    <w:pPr>
      <w:pStyle w:val="a4"/>
      <w:jc w:val="center"/>
    </w:pPr>
  </w:p>
  <w:p w:rsidR="00C8374F" w:rsidRDefault="00C8374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461130"/>
      <w:docPartObj>
        <w:docPartGallery w:val="Page Numbers (Bottom of Page)"/>
        <w:docPartUnique/>
      </w:docPartObj>
    </w:sdtPr>
    <w:sdtContent>
      <w:p w:rsidR="00C8374F" w:rsidRDefault="00C8374F">
        <w:pPr>
          <w:pStyle w:val="a4"/>
          <w:jc w:val="center"/>
        </w:pPr>
        <w:r>
          <w:fldChar w:fldCharType="begin"/>
        </w:r>
        <w:r>
          <w:instrText>PAGE   \* MERGEFORMAT</w:instrText>
        </w:r>
        <w:r>
          <w:fldChar w:fldCharType="separate"/>
        </w:r>
        <w:r w:rsidR="000A2991" w:rsidRPr="000A2991">
          <w:rPr>
            <w:noProof/>
            <w:lang w:val="zh-CN"/>
          </w:rPr>
          <w:t>II</w:t>
        </w:r>
        <w:r>
          <w:fldChar w:fldCharType="end"/>
        </w:r>
      </w:p>
    </w:sdtContent>
  </w:sdt>
  <w:p w:rsidR="00C8374F" w:rsidRDefault="00C8374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8126041"/>
      <w:docPartObj>
        <w:docPartGallery w:val="Page Numbers (Bottom of Page)"/>
        <w:docPartUnique/>
      </w:docPartObj>
    </w:sdtPr>
    <w:sdtContent>
      <w:p w:rsidR="00C8374F" w:rsidRDefault="00C8374F">
        <w:pPr>
          <w:pStyle w:val="a4"/>
          <w:jc w:val="center"/>
        </w:pPr>
        <w:r>
          <w:fldChar w:fldCharType="begin"/>
        </w:r>
        <w:r>
          <w:instrText>PAGE   \* MERGEFORMAT</w:instrText>
        </w:r>
        <w:r>
          <w:fldChar w:fldCharType="separate"/>
        </w:r>
        <w:r w:rsidR="000A2991" w:rsidRPr="000A2991">
          <w:rPr>
            <w:noProof/>
            <w:lang w:val="zh-CN"/>
          </w:rPr>
          <w:t>78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40B6" w:rsidRDefault="00CF40B6" w:rsidP="00B23596">
      <w:pPr>
        <w:ind w:firstLine="420"/>
      </w:pPr>
      <w:r>
        <w:separator/>
      </w:r>
    </w:p>
  </w:footnote>
  <w:footnote w:type="continuationSeparator" w:id="0">
    <w:p w:rsidR="00CF40B6" w:rsidRDefault="00CF40B6" w:rsidP="00B23596">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74F" w:rsidRDefault="00C8374F" w:rsidP="005219EB">
    <w:pPr>
      <w:pStyle w:val="a3"/>
    </w:pPr>
    <w:r>
      <w:rPr>
        <w:rFonts w:hint="eastAsia"/>
      </w:rPr>
      <w:t>电磁频谱监测数据综合管理与应用系统技术手册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B4FCC"/>
    <w:multiLevelType w:val="hybridMultilevel"/>
    <w:tmpl w:val="278C9DA0"/>
    <w:lvl w:ilvl="0" w:tplc="5C162B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7842A9C"/>
    <w:multiLevelType w:val="hybridMultilevel"/>
    <w:tmpl w:val="CBA2936E"/>
    <w:lvl w:ilvl="0" w:tplc="CED8E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F036576"/>
    <w:multiLevelType w:val="hybridMultilevel"/>
    <w:tmpl w:val="46661C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53DF6845"/>
    <w:multiLevelType w:val="hybridMultilevel"/>
    <w:tmpl w:val="CAE4230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5788DFB2"/>
    <w:multiLevelType w:val="singleLevel"/>
    <w:tmpl w:val="5788DFB2"/>
    <w:lvl w:ilvl="0">
      <w:start w:val="1"/>
      <w:numFmt w:val="decimal"/>
      <w:suff w:val="nothing"/>
      <w:lvlText w:val="%1."/>
      <w:lvlJc w:val="left"/>
    </w:lvl>
  </w:abstractNum>
  <w:abstractNum w:abstractNumId="5">
    <w:nsid w:val="5BB97F4D"/>
    <w:multiLevelType w:val="hybridMultilevel"/>
    <w:tmpl w:val="1BE0D39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69D13794"/>
    <w:multiLevelType w:val="hybridMultilevel"/>
    <w:tmpl w:val="BC661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9AB"/>
    <w:rsid w:val="00002CF2"/>
    <w:rsid w:val="00004BBA"/>
    <w:rsid w:val="00016F1C"/>
    <w:rsid w:val="00021E0D"/>
    <w:rsid w:val="000349F4"/>
    <w:rsid w:val="00034A2F"/>
    <w:rsid w:val="000377AC"/>
    <w:rsid w:val="00055846"/>
    <w:rsid w:val="00076488"/>
    <w:rsid w:val="00087D33"/>
    <w:rsid w:val="00091FEC"/>
    <w:rsid w:val="00095AF7"/>
    <w:rsid w:val="00097758"/>
    <w:rsid w:val="000A2991"/>
    <w:rsid w:val="000B1F8B"/>
    <w:rsid w:val="000C7F52"/>
    <w:rsid w:val="000D30E9"/>
    <w:rsid w:val="000E5386"/>
    <w:rsid w:val="000F1C22"/>
    <w:rsid w:val="000F5A0A"/>
    <w:rsid w:val="000F79E1"/>
    <w:rsid w:val="00102BFC"/>
    <w:rsid w:val="0012447F"/>
    <w:rsid w:val="00126DDF"/>
    <w:rsid w:val="001354C1"/>
    <w:rsid w:val="00153382"/>
    <w:rsid w:val="001617E8"/>
    <w:rsid w:val="00170E84"/>
    <w:rsid w:val="0017482D"/>
    <w:rsid w:val="00182A5E"/>
    <w:rsid w:val="00183C37"/>
    <w:rsid w:val="001904EA"/>
    <w:rsid w:val="001A49E2"/>
    <w:rsid w:val="001A6002"/>
    <w:rsid w:val="001A6BAD"/>
    <w:rsid w:val="001B36E4"/>
    <w:rsid w:val="001B500E"/>
    <w:rsid w:val="001C3ACD"/>
    <w:rsid w:val="001C5902"/>
    <w:rsid w:val="001D0591"/>
    <w:rsid w:val="001D1562"/>
    <w:rsid w:val="001D2B06"/>
    <w:rsid w:val="001D4348"/>
    <w:rsid w:val="001D4758"/>
    <w:rsid w:val="001E2C9C"/>
    <w:rsid w:val="001E6B2C"/>
    <w:rsid w:val="001F0569"/>
    <w:rsid w:val="00204EC3"/>
    <w:rsid w:val="00213483"/>
    <w:rsid w:val="002279E4"/>
    <w:rsid w:val="002308D2"/>
    <w:rsid w:val="00243F73"/>
    <w:rsid w:val="002463D7"/>
    <w:rsid w:val="00257296"/>
    <w:rsid w:val="0026260B"/>
    <w:rsid w:val="002626ED"/>
    <w:rsid w:val="002740AF"/>
    <w:rsid w:val="002A4D81"/>
    <w:rsid w:val="002C3EEA"/>
    <w:rsid w:val="002E75D8"/>
    <w:rsid w:val="002F011F"/>
    <w:rsid w:val="002F1B0D"/>
    <w:rsid w:val="0031386F"/>
    <w:rsid w:val="00316A4F"/>
    <w:rsid w:val="00321869"/>
    <w:rsid w:val="0032516F"/>
    <w:rsid w:val="00325DE9"/>
    <w:rsid w:val="00327C5E"/>
    <w:rsid w:val="00330FB4"/>
    <w:rsid w:val="00342E27"/>
    <w:rsid w:val="00343535"/>
    <w:rsid w:val="003458B1"/>
    <w:rsid w:val="00345996"/>
    <w:rsid w:val="0034648C"/>
    <w:rsid w:val="00364A3E"/>
    <w:rsid w:val="003761C2"/>
    <w:rsid w:val="00376D10"/>
    <w:rsid w:val="003B0E6D"/>
    <w:rsid w:val="003B59EA"/>
    <w:rsid w:val="003B65E9"/>
    <w:rsid w:val="003E113A"/>
    <w:rsid w:val="003F1C75"/>
    <w:rsid w:val="00401744"/>
    <w:rsid w:val="00406284"/>
    <w:rsid w:val="00412F44"/>
    <w:rsid w:val="00413AD0"/>
    <w:rsid w:val="00417725"/>
    <w:rsid w:val="00417815"/>
    <w:rsid w:val="004218E1"/>
    <w:rsid w:val="00440980"/>
    <w:rsid w:val="00450A65"/>
    <w:rsid w:val="00464110"/>
    <w:rsid w:val="00471223"/>
    <w:rsid w:val="00471610"/>
    <w:rsid w:val="00475017"/>
    <w:rsid w:val="0047731B"/>
    <w:rsid w:val="004806BB"/>
    <w:rsid w:val="00484D77"/>
    <w:rsid w:val="00490C39"/>
    <w:rsid w:val="00491779"/>
    <w:rsid w:val="004B16C8"/>
    <w:rsid w:val="004C7469"/>
    <w:rsid w:val="004E3022"/>
    <w:rsid w:val="004E4569"/>
    <w:rsid w:val="004E5F33"/>
    <w:rsid w:val="004F2A5C"/>
    <w:rsid w:val="004F4410"/>
    <w:rsid w:val="004F6465"/>
    <w:rsid w:val="00501F35"/>
    <w:rsid w:val="00510FC8"/>
    <w:rsid w:val="005112F4"/>
    <w:rsid w:val="005203AC"/>
    <w:rsid w:val="005219EB"/>
    <w:rsid w:val="0053017F"/>
    <w:rsid w:val="00534EFF"/>
    <w:rsid w:val="00536A2E"/>
    <w:rsid w:val="0057335B"/>
    <w:rsid w:val="00581226"/>
    <w:rsid w:val="005A58AE"/>
    <w:rsid w:val="005C0A18"/>
    <w:rsid w:val="005C1536"/>
    <w:rsid w:val="005E245A"/>
    <w:rsid w:val="005E3B0E"/>
    <w:rsid w:val="005E6478"/>
    <w:rsid w:val="005F48F5"/>
    <w:rsid w:val="0060422E"/>
    <w:rsid w:val="00606D15"/>
    <w:rsid w:val="0061267C"/>
    <w:rsid w:val="00614519"/>
    <w:rsid w:val="00617B89"/>
    <w:rsid w:val="00625D5D"/>
    <w:rsid w:val="00636263"/>
    <w:rsid w:val="00641222"/>
    <w:rsid w:val="006549C8"/>
    <w:rsid w:val="00655605"/>
    <w:rsid w:val="006651CF"/>
    <w:rsid w:val="00677A11"/>
    <w:rsid w:val="00683F1D"/>
    <w:rsid w:val="00696E03"/>
    <w:rsid w:val="006A2232"/>
    <w:rsid w:val="006A42B3"/>
    <w:rsid w:val="006B1FC5"/>
    <w:rsid w:val="006B5792"/>
    <w:rsid w:val="006D3563"/>
    <w:rsid w:val="006E4D7C"/>
    <w:rsid w:val="006E7464"/>
    <w:rsid w:val="006E78A5"/>
    <w:rsid w:val="00721886"/>
    <w:rsid w:val="007532B9"/>
    <w:rsid w:val="00756EA9"/>
    <w:rsid w:val="00761F09"/>
    <w:rsid w:val="00787358"/>
    <w:rsid w:val="00797D06"/>
    <w:rsid w:val="007A7815"/>
    <w:rsid w:val="007A7C83"/>
    <w:rsid w:val="007C2400"/>
    <w:rsid w:val="007D25CE"/>
    <w:rsid w:val="007D6A36"/>
    <w:rsid w:val="007E7A02"/>
    <w:rsid w:val="007F45E5"/>
    <w:rsid w:val="0080321C"/>
    <w:rsid w:val="00815233"/>
    <w:rsid w:val="00817A0C"/>
    <w:rsid w:val="00821D35"/>
    <w:rsid w:val="00821D6E"/>
    <w:rsid w:val="008545A8"/>
    <w:rsid w:val="00873513"/>
    <w:rsid w:val="00881892"/>
    <w:rsid w:val="008A7C38"/>
    <w:rsid w:val="008C4FC6"/>
    <w:rsid w:val="008C576E"/>
    <w:rsid w:val="008D292A"/>
    <w:rsid w:val="008D648A"/>
    <w:rsid w:val="008E1192"/>
    <w:rsid w:val="008F0952"/>
    <w:rsid w:val="00936554"/>
    <w:rsid w:val="009438EB"/>
    <w:rsid w:val="00943B25"/>
    <w:rsid w:val="009632C8"/>
    <w:rsid w:val="00965E68"/>
    <w:rsid w:val="00967B6F"/>
    <w:rsid w:val="00981BFC"/>
    <w:rsid w:val="009826BA"/>
    <w:rsid w:val="00984FA4"/>
    <w:rsid w:val="009A0EA2"/>
    <w:rsid w:val="009B1C12"/>
    <w:rsid w:val="009C287C"/>
    <w:rsid w:val="009C6F1B"/>
    <w:rsid w:val="009D7707"/>
    <w:rsid w:val="009E1DAB"/>
    <w:rsid w:val="009E6A2E"/>
    <w:rsid w:val="00A03BCE"/>
    <w:rsid w:val="00A326B7"/>
    <w:rsid w:val="00A71A55"/>
    <w:rsid w:val="00A71BA1"/>
    <w:rsid w:val="00A7270D"/>
    <w:rsid w:val="00A809AB"/>
    <w:rsid w:val="00A829EA"/>
    <w:rsid w:val="00A93A3F"/>
    <w:rsid w:val="00A95947"/>
    <w:rsid w:val="00A97C65"/>
    <w:rsid w:val="00AA0211"/>
    <w:rsid w:val="00AA4577"/>
    <w:rsid w:val="00AB2B47"/>
    <w:rsid w:val="00AB5F9E"/>
    <w:rsid w:val="00AC2AEA"/>
    <w:rsid w:val="00AD2A04"/>
    <w:rsid w:val="00AE0C9E"/>
    <w:rsid w:val="00AE6FCA"/>
    <w:rsid w:val="00AF29C6"/>
    <w:rsid w:val="00AF502C"/>
    <w:rsid w:val="00B10345"/>
    <w:rsid w:val="00B11B3C"/>
    <w:rsid w:val="00B23596"/>
    <w:rsid w:val="00B34DBA"/>
    <w:rsid w:val="00B3539E"/>
    <w:rsid w:val="00B624B4"/>
    <w:rsid w:val="00B630A5"/>
    <w:rsid w:val="00B64B54"/>
    <w:rsid w:val="00B65259"/>
    <w:rsid w:val="00B704D7"/>
    <w:rsid w:val="00B81FD6"/>
    <w:rsid w:val="00B82365"/>
    <w:rsid w:val="00BA5D20"/>
    <w:rsid w:val="00BB1BF8"/>
    <w:rsid w:val="00BC515C"/>
    <w:rsid w:val="00BC5F8D"/>
    <w:rsid w:val="00BE09A5"/>
    <w:rsid w:val="00BE7F86"/>
    <w:rsid w:val="00C00019"/>
    <w:rsid w:val="00C07C40"/>
    <w:rsid w:val="00C10090"/>
    <w:rsid w:val="00C12630"/>
    <w:rsid w:val="00C15541"/>
    <w:rsid w:val="00C16DEC"/>
    <w:rsid w:val="00C21885"/>
    <w:rsid w:val="00C449F9"/>
    <w:rsid w:val="00C44A67"/>
    <w:rsid w:val="00C57D46"/>
    <w:rsid w:val="00C623C0"/>
    <w:rsid w:val="00C705A4"/>
    <w:rsid w:val="00C814ED"/>
    <w:rsid w:val="00C81CAA"/>
    <w:rsid w:val="00C82118"/>
    <w:rsid w:val="00C8374F"/>
    <w:rsid w:val="00C85F11"/>
    <w:rsid w:val="00C949B2"/>
    <w:rsid w:val="00CA0F50"/>
    <w:rsid w:val="00CA652E"/>
    <w:rsid w:val="00CB4B20"/>
    <w:rsid w:val="00CE2794"/>
    <w:rsid w:val="00CE55A6"/>
    <w:rsid w:val="00CF40B6"/>
    <w:rsid w:val="00D068C8"/>
    <w:rsid w:val="00D349E7"/>
    <w:rsid w:val="00D470DB"/>
    <w:rsid w:val="00D60232"/>
    <w:rsid w:val="00D72CFB"/>
    <w:rsid w:val="00D77630"/>
    <w:rsid w:val="00D80CB2"/>
    <w:rsid w:val="00DA0163"/>
    <w:rsid w:val="00DA06CC"/>
    <w:rsid w:val="00DA5B98"/>
    <w:rsid w:val="00DA79DA"/>
    <w:rsid w:val="00DB39EE"/>
    <w:rsid w:val="00DB5C19"/>
    <w:rsid w:val="00DD2DB2"/>
    <w:rsid w:val="00DD59DC"/>
    <w:rsid w:val="00E012B2"/>
    <w:rsid w:val="00E02248"/>
    <w:rsid w:val="00E10842"/>
    <w:rsid w:val="00E305AA"/>
    <w:rsid w:val="00E3348A"/>
    <w:rsid w:val="00E354AF"/>
    <w:rsid w:val="00E607E8"/>
    <w:rsid w:val="00E61EBD"/>
    <w:rsid w:val="00E63800"/>
    <w:rsid w:val="00E64A07"/>
    <w:rsid w:val="00E70A64"/>
    <w:rsid w:val="00E777CA"/>
    <w:rsid w:val="00E839DE"/>
    <w:rsid w:val="00E9289C"/>
    <w:rsid w:val="00EA62C1"/>
    <w:rsid w:val="00EB364A"/>
    <w:rsid w:val="00EB3F22"/>
    <w:rsid w:val="00EB7182"/>
    <w:rsid w:val="00EC3ED8"/>
    <w:rsid w:val="00EC547B"/>
    <w:rsid w:val="00EC79C8"/>
    <w:rsid w:val="00EE3A7E"/>
    <w:rsid w:val="00EE51CE"/>
    <w:rsid w:val="00EE6728"/>
    <w:rsid w:val="00F21F3E"/>
    <w:rsid w:val="00F3209C"/>
    <w:rsid w:val="00F35D8F"/>
    <w:rsid w:val="00F37110"/>
    <w:rsid w:val="00F40401"/>
    <w:rsid w:val="00F451AF"/>
    <w:rsid w:val="00F4664C"/>
    <w:rsid w:val="00F52D71"/>
    <w:rsid w:val="00F66ABE"/>
    <w:rsid w:val="00F710F0"/>
    <w:rsid w:val="00F742F1"/>
    <w:rsid w:val="00F956F8"/>
    <w:rsid w:val="00FA32D6"/>
    <w:rsid w:val="00FA7E04"/>
    <w:rsid w:val="00FB1D89"/>
    <w:rsid w:val="00FF6B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6A36"/>
    <w:pPr>
      <w:widowControl w:val="0"/>
      <w:jc w:val="both"/>
    </w:pPr>
  </w:style>
  <w:style w:type="paragraph" w:styleId="1">
    <w:name w:val="heading 1"/>
    <w:basedOn w:val="a"/>
    <w:next w:val="a"/>
    <w:link w:val="1Char"/>
    <w:uiPriority w:val="9"/>
    <w:qFormat/>
    <w:rsid w:val="005C0A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596"/>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A60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49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D43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4A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4A67"/>
    <w:rPr>
      <w:sz w:val="18"/>
      <w:szCs w:val="18"/>
    </w:rPr>
  </w:style>
  <w:style w:type="paragraph" w:styleId="a4">
    <w:name w:val="footer"/>
    <w:basedOn w:val="a"/>
    <w:link w:val="Char0"/>
    <w:uiPriority w:val="99"/>
    <w:unhideWhenUsed/>
    <w:rsid w:val="00C44A67"/>
    <w:pPr>
      <w:tabs>
        <w:tab w:val="center" w:pos="4153"/>
        <w:tab w:val="right" w:pos="8306"/>
      </w:tabs>
      <w:snapToGrid w:val="0"/>
      <w:jc w:val="left"/>
    </w:pPr>
    <w:rPr>
      <w:sz w:val="18"/>
      <w:szCs w:val="18"/>
    </w:rPr>
  </w:style>
  <w:style w:type="character" w:customStyle="1" w:styleId="Char0">
    <w:name w:val="页脚 Char"/>
    <w:basedOn w:val="a0"/>
    <w:link w:val="a4"/>
    <w:uiPriority w:val="99"/>
    <w:rsid w:val="00C44A67"/>
    <w:rPr>
      <w:sz w:val="18"/>
      <w:szCs w:val="18"/>
    </w:rPr>
  </w:style>
  <w:style w:type="table" w:styleId="a5">
    <w:name w:val="Table Grid"/>
    <w:basedOn w:val="a1"/>
    <w:uiPriority w:val="59"/>
    <w:rsid w:val="003138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B11B3C"/>
    <w:rPr>
      <w:sz w:val="18"/>
      <w:szCs w:val="18"/>
    </w:rPr>
  </w:style>
  <w:style w:type="character" w:customStyle="1" w:styleId="Char1">
    <w:name w:val="批注框文本 Char"/>
    <w:basedOn w:val="a0"/>
    <w:link w:val="a6"/>
    <w:uiPriority w:val="99"/>
    <w:semiHidden/>
    <w:rsid w:val="00B11B3C"/>
    <w:rPr>
      <w:sz w:val="18"/>
      <w:szCs w:val="18"/>
    </w:rPr>
  </w:style>
  <w:style w:type="character" w:customStyle="1" w:styleId="1Char">
    <w:name w:val="标题 1 Char"/>
    <w:basedOn w:val="a0"/>
    <w:link w:val="1"/>
    <w:uiPriority w:val="9"/>
    <w:rsid w:val="005C0A18"/>
    <w:rPr>
      <w:b/>
      <w:bCs/>
      <w:kern w:val="44"/>
      <w:sz w:val="44"/>
      <w:szCs w:val="44"/>
    </w:rPr>
  </w:style>
  <w:style w:type="character" w:customStyle="1" w:styleId="2Char">
    <w:name w:val="标题 2 Char"/>
    <w:basedOn w:val="a0"/>
    <w:link w:val="2"/>
    <w:uiPriority w:val="9"/>
    <w:rsid w:val="00B23596"/>
    <w:rPr>
      <w:rFonts w:asciiTheme="majorHAnsi" w:eastAsiaTheme="majorEastAsia" w:hAnsiTheme="majorHAnsi" w:cstheme="majorBidi"/>
      <w:b/>
      <w:bCs/>
      <w:sz w:val="32"/>
      <w:szCs w:val="32"/>
    </w:rPr>
  </w:style>
  <w:style w:type="paragraph" w:styleId="a7">
    <w:name w:val="List Paragraph"/>
    <w:basedOn w:val="a"/>
    <w:uiPriority w:val="34"/>
    <w:qFormat/>
    <w:rsid w:val="00EB3F22"/>
    <w:pPr>
      <w:ind w:firstLineChars="200" w:firstLine="420"/>
    </w:pPr>
  </w:style>
  <w:style w:type="character" w:customStyle="1" w:styleId="3Char">
    <w:name w:val="标题 3 Char"/>
    <w:basedOn w:val="a0"/>
    <w:link w:val="3"/>
    <w:uiPriority w:val="9"/>
    <w:rsid w:val="001A6002"/>
    <w:rPr>
      <w:b/>
      <w:bCs/>
      <w:sz w:val="32"/>
      <w:szCs w:val="32"/>
    </w:rPr>
  </w:style>
  <w:style w:type="character" w:customStyle="1" w:styleId="4Char">
    <w:name w:val="标题 4 Char"/>
    <w:basedOn w:val="a0"/>
    <w:link w:val="4"/>
    <w:uiPriority w:val="9"/>
    <w:rsid w:val="00D349E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D4348"/>
    <w:rPr>
      <w:b/>
      <w:bCs/>
      <w:sz w:val="28"/>
      <w:szCs w:val="28"/>
    </w:rPr>
  </w:style>
  <w:style w:type="paragraph" w:styleId="a8">
    <w:name w:val="Subtitle"/>
    <w:basedOn w:val="a"/>
    <w:next w:val="a"/>
    <w:link w:val="Char2"/>
    <w:uiPriority w:val="11"/>
    <w:qFormat/>
    <w:rsid w:val="001D434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8"/>
    <w:uiPriority w:val="11"/>
    <w:rsid w:val="001D4348"/>
    <w:rPr>
      <w:rFonts w:asciiTheme="majorHAnsi" w:eastAsia="宋体" w:hAnsiTheme="majorHAnsi" w:cstheme="majorBidi"/>
      <w:b/>
      <w:bCs/>
      <w:kern w:val="28"/>
      <w:sz w:val="32"/>
      <w:szCs w:val="32"/>
    </w:rPr>
  </w:style>
  <w:style w:type="paragraph" w:styleId="a9">
    <w:name w:val="Title"/>
    <w:basedOn w:val="a"/>
    <w:next w:val="a"/>
    <w:link w:val="Char3"/>
    <w:uiPriority w:val="10"/>
    <w:qFormat/>
    <w:rsid w:val="001D4348"/>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1D4348"/>
    <w:rPr>
      <w:rFonts w:asciiTheme="majorHAnsi" w:eastAsia="宋体" w:hAnsiTheme="majorHAnsi" w:cstheme="majorBidi"/>
      <w:b/>
      <w:bCs/>
      <w:sz w:val="32"/>
      <w:szCs w:val="32"/>
    </w:rPr>
  </w:style>
  <w:style w:type="character" w:styleId="aa">
    <w:name w:val="Emphasis"/>
    <w:basedOn w:val="a0"/>
    <w:uiPriority w:val="20"/>
    <w:qFormat/>
    <w:rsid w:val="001D4348"/>
    <w:rPr>
      <w:i/>
      <w:iCs/>
    </w:rPr>
  </w:style>
  <w:style w:type="character" w:customStyle="1" w:styleId="CharChar">
    <w:name w:val="表格内文字 Char Char"/>
    <w:link w:val="ab"/>
    <w:locked/>
    <w:rsid w:val="00534EFF"/>
    <w:rPr>
      <w:rFonts w:ascii="宋体" w:hAnsi="宋体"/>
      <w:sz w:val="18"/>
      <w:szCs w:val="18"/>
      <w:lang w:val="en-GB"/>
    </w:rPr>
  </w:style>
  <w:style w:type="paragraph" w:customStyle="1" w:styleId="ab">
    <w:name w:val="表格内文字"/>
    <w:basedOn w:val="a"/>
    <w:link w:val="CharChar"/>
    <w:rsid w:val="00534EFF"/>
    <w:pPr>
      <w:widowControl/>
      <w:autoSpaceDE w:val="0"/>
      <w:autoSpaceDN w:val="0"/>
      <w:adjustRightInd w:val="0"/>
      <w:snapToGrid w:val="0"/>
      <w:spacing w:beforeLines="50"/>
    </w:pPr>
    <w:rPr>
      <w:rFonts w:ascii="宋体" w:hAnsi="宋体"/>
      <w:sz w:val="18"/>
      <w:szCs w:val="18"/>
      <w:lang w:val="en-GB"/>
    </w:rPr>
  </w:style>
  <w:style w:type="paragraph" w:styleId="ac">
    <w:name w:val="caption"/>
    <w:basedOn w:val="a"/>
    <w:next w:val="a"/>
    <w:uiPriority w:val="35"/>
    <w:unhideWhenUsed/>
    <w:qFormat/>
    <w:rsid w:val="002F011F"/>
    <w:pPr>
      <w:jc w:val="center"/>
    </w:pPr>
    <w:rPr>
      <w:rFonts w:ascii="Cambria" w:eastAsia="黑体" w:hAnsi="Cambria" w:cs="Times New Roman"/>
      <w:sz w:val="20"/>
      <w:szCs w:val="20"/>
    </w:rPr>
  </w:style>
  <w:style w:type="paragraph" w:styleId="TOC">
    <w:name w:val="TOC Heading"/>
    <w:basedOn w:val="1"/>
    <w:next w:val="a"/>
    <w:uiPriority w:val="39"/>
    <w:unhideWhenUsed/>
    <w:qFormat/>
    <w:rsid w:val="00B64B5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64B54"/>
  </w:style>
  <w:style w:type="paragraph" w:styleId="20">
    <w:name w:val="toc 2"/>
    <w:basedOn w:val="a"/>
    <w:next w:val="a"/>
    <w:autoRedefine/>
    <w:uiPriority w:val="39"/>
    <w:unhideWhenUsed/>
    <w:rsid w:val="00B64B54"/>
    <w:pPr>
      <w:ind w:leftChars="200" w:left="420"/>
    </w:pPr>
  </w:style>
  <w:style w:type="paragraph" w:styleId="30">
    <w:name w:val="toc 3"/>
    <w:basedOn w:val="a"/>
    <w:next w:val="a"/>
    <w:autoRedefine/>
    <w:uiPriority w:val="39"/>
    <w:unhideWhenUsed/>
    <w:rsid w:val="00B64B54"/>
    <w:pPr>
      <w:ind w:leftChars="400" w:left="840"/>
    </w:pPr>
  </w:style>
  <w:style w:type="character" w:styleId="ad">
    <w:name w:val="Hyperlink"/>
    <w:basedOn w:val="a0"/>
    <w:uiPriority w:val="99"/>
    <w:unhideWhenUsed/>
    <w:rsid w:val="00B64B54"/>
    <w:rPr>
      <w:color w:val="0000FF" w:themeColor="hyperlink"/>
      <w:u w:val="single"/>
    </w:rPr>
  </w:style>
  <w:style w:type="paragraph" w:styleId="40">
    <w:name w:val="toc 4"/>
    <w:basedOn w:val="a"/>
    <w:next w:val="a"/>
    <w:autoRedefine/>
    <w:uiPriority w:val="39"/>
    <w:unhideWhenUsed/>
    <w:rsid w:val="00B64B54"/>
    <w:pPr>
      <w:ind w:leftChars="600" w:left="1260"/>
    </w:pPr>
  </w:style>
  <w:style w:type="paragraph" w:styleId="50">
    <w:name w:val="toc 5"/>
    <w:basedOn w:val="a"/>
    <w:next w:val="a"/>
    <w:autoRedefine/>
    <w:uiPriority w:val="39"/>
    <w:unhideWhenUsed/>
    <w:rsid w:val="00B64B54"/>
    <w:pPr>
      <w:ind w:leftChars="800" w:left="1680"/>
    </w:pPr>
  </w:style>
  <w:style w:type="paragraph" w:styleId="6">
    <w:name w:val="toc 6"/>
    <w:basedOn w:val="a"/>
    <w:next w:val="a"/>
    <w:autoRedefine/>
    <w:uiPriority w:val="39"/>
    <w:unhideWhenUsed/>
    <w:rsid w:val="00B64B54"/>
    <w:pPr>
      <w:ind w:leftChars="1000" w:left="2100"/>
    </w:pPr>
  </w:style>
  <w:style w:type="paragraph" w:styleId="7">
    <w:name w:val="toc 7"/>
    <w:basedOn w:val="a"/>
    <w:next w:val="a"/>
    <w:autoRedefine/>
    <w:uiPriority w:val="39"/>
    <w:unhideWhenUsed/>
    <w:rsid w:val="00B64B54"/>
    <w:pPr>
      <w:ind w:leftChars="1200" w:left="2520"/>
    </w:pPr>
  </w:style>
  <w:style w:type="paragraph" w:styleId="8">
    <w:name w:val="toc 8"/>
    <w:basedOn w:val="a"/>
    <w:next w:val="a"/>
    <w:autoRedefine/>
    <w:uiPriority w:val="39"/>
    <w:unhideWhenUsed/>
    <w:rsid w:val="00B64B54"/>
    <w:pPr>
      <w:ind w:leftChars="1400" w:left="2940"/>
    </w:pPr>
  </w:style>
  <w:style w:type="paragraph" w:styleId="9">
    <w:name w:val="toc 9"/>
    <w:basedOn w:val="a"/>
    <w:next w:val="a"/>
    <w:autoRedefine/>
    <w:uiPriority w:val="39"/>
    <w:unhideWhenUsed/>
    <w:rsid w:val="00B64B54"/>
    <w:pPr>
      <w:ind w:leftChars="1600" w:left="3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6A36"/>
    <w:pPr>
      <w:widowControl w:val="0"/>
      <w:jc w:val="both"/>
    </w:pPr>
  </w:style>
  <w:style w:type="paragraph" w:styleId="1">
    <w:name w:val="heading 1"/>
    <w:basedOn w:val="a"/>
    <w:next w:val="a"/>
    <w:link w:val="1Char"/>
    <w:uiPriority w:val="9"/>
    <w:qFormat/>
    <w:rsid w:val="005C0A1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596"/>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A600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49E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D434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4A6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4A67"/>
    <w:rPr>
      <w:sz w:val="18"/>
      <w:szCs w:val="18"/>
    </w:rPr>
  </w:style>
  <w:style w:type="paragraph" w:styleId="a4">
    <w:name w:val="footer"/>
    <w:basedOn w:val="a"/>
    <w:link w:val="Char0"/>
    <w:uiPriority w:val="99"/>
    <w:unhideWhenUsed/>
    <w:rsid w:val="00C44A67"/>
    <w:pPr>
      <w:tabs>
        <w:tab w:val="center" w:pos="4153"/>
        <w:tab w:val="right" w:pos="8306"/>
      </w:tabs>
      <w:snapToGrid w:val="0"/>
      <w:jc w:val="left"/>
    </w:pPr>
    <w:rPr>
      <w:sz w:val="18"/>
      <w:szCs w:val="18"/>
    </w:rPr>
  </w:style>
  <w:style w:type="character" w:customStyle="1" w:styleId="Char0">
    <w:name w:val="页脚 Char"/>
    <w:basedOn w:val="a0"/>
    <w:link w:val="a4"/>
    <w:uiPriority w:val="99"/>
    <w:rsid w:val="00C44A67"/>
    <w:rPr>
      <w:sz w:val="18"/>
      <w:szCs w:val="18"/>
    </w:rPr>
  </w:style>
  <w:style w:type="table" w:styleId="a5">
    <w:name w:val="Table Grid"/>
    <w:basedOn w:val="a1"/>
    <w:uiPriority w:val="59"/>
    <w:rsid w:val="003138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B11B3C"/>
    <w:rPr>
      <w:sz w:val="18"/>
      <w:szCs w:val="18"/>
    </w:rPr>
  </w:style>
  <w:style w:type="character" w:customStyle="1" w:styleId="Char1">
    <w:name w:val="批注框文本 Char"/>
    <w:basedOn w:val="a0"/>
    <w:link w:val="a6"/>
    <w:uiPriority w:val="99"/>
    <w:semiHidden/>
    <w:rsid w:val="00B11B3C"/>
    <w:rPr>
      <w:sz w:val="18"/>
      <w:szCs w:val="18"/>
    </w:rPr>
  </w:style>
  <w:style w:type="character" w:customStyle="1" w:styleId="1Char">
    <w:name w:val="标题 1 Char"/>
    <w:basedOn w:val="a0"/>
    <w:link w:val="1"/>
    <w:uiPriority w:val="9"/>
    <w:rsid w:val="005C0A18"/>
    <w:rPr>
      <w:b/>
      <w:bCs/>
      <w:kern w:val="44"/>
      <w:sz w:val="44"/>
      <w:szCs w:val="44"/>
    </w:rPr>
  </w:style>
  <w:style w:type="character" w:customStyle="1" w:styleId="2Char">
    <w:name w:val="标题 2 Char"/>
    <w:basedOn w:val="a0"/>
    <w:link w:val="2"/>
    <w:uiPriority w:val="9"/>
    <w:rsid w:val="00B23596"/>
    <w:rPr>
      <w:rFonts w:asciiTheme="majorHAnsi" w:eastAsiaTheme="majorEastAsia" w:hAnsiTheme="majorHAnsi" w:cstheme="majorBidi"/>
      <w:b/>
      <w:bCs/>
      <w:sz w:val="32"/>
      <w:szCs w:val="32"/>
    </w:rPr>
  </w:style>
  <w:style w:type="paragraph" w:styleId="a7">
    <w:name w:val="List Paragraph"/>
    <w:basedOn w:val="a"/>
    <w:uiPriority w:val="34"/>
    <w:qFormat/>
    <w:rsid w:val="00EB3F22"/>
    <w:pPr>
      <w:ind w:firstLineChars="200" w:firstLine="420"/>
    </w:pPr>
  </w:style>
  <w:style w:type="character" w:customStyle="1" w:styleId="3Char">
    <w:name w:val="标题 3 Char"/>
    <w:basedOn w:val="a0"/>
    <w:link w:val="3"/>
    <w:uiPriority w:val="9"/>
    <w:rsid w:val="001A6002"/>
    <w:rPr>
      <w:b/>
      <w:bCs/>
      <w:sz w:val="32"/>
      <w:szCs w:val="32"/>
    </w:rPr>
  </w:style>
  <w:style w:type="character" w:customStyle="1" w:styleId="4Char">
    <w:name w:val="标题 4 Char"/>
    <w:basedOn w:val="a0"/>
    <w:link w:val="4"/>
    <w:uiPriority w:val="9"/>
    <w:rsid w:val="00D349E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D4348"/>
    <w:rPr>
      <w:b/>
      <w:bCs/>
      <w:sz w:val="28"/>
      <w:szCs w:val="28"/>
    </w:rPr>
  </w:style>
  <w:style w:type="paragraph" w:styleId="a8">
    <w:name w:val="Subtitle"/>
    <w:basedOn w:val="a"/>
    <w:next w:val="a"/>
    <w:link w:val="Char2"/>
    <w:uiPriority w:val="11"/>
    <w:qFormat/>
    <w:rsid w:val="001D434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8"/>
    <w:uiPriority w:val="11"/>
    <w:rsid w:val="001D4348"/>
    <w:rPr>
      <w:rFonts w:asciiTheme="majorHAnsi" w:eastAsia="宋体" w:hAnsiTheme="majorHAnsi" w:cstheme="majorBidi"/>
      <w:b/>
      <w:bCs/>
      <w:kern w:val="28"/>
      <w:sz w:val="32"/>
      <w:szCs w:val="32"/>
    </w:rPr>
  </w:style>
  <w:style w:type="paragraph" w:styleId="a9">
    <w:name w:val="Title"/>
    <w:basedOn w:val="a"/>
    <w:next w:val="a"/>
    <w:link w:val="Char3"/>
    <w:uiPriority w:val="10"/>
    <w:qFormat/>
    <w:rsid w:val="001D4348"/>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9"/>
    <w:uiPriority w:val="10"/>
    <w:rsid w:val="001D4348"/>
    <w:rPr>
      <w:rFonts w:asciiTheme="majorHAnsi" w:eastAsia="宋体" w:hAnsiTheme="majorHAnsi" w:cstheme="majorBidi"/>
      <w:b/>
      <w:bCs/>
      <w:sz w:val="32"/>
      <w:szCs w:val="32"/>
    </w:rPr>
  </w:style>
  <w:style w:type="character" w:styleId="aa">
    <w:name w:val="Emphasis"/>
    <w:basedOn w:val="a0"/>
    <w:uiPriority w:val="20"/>
    <w:qFormat/>
    <w:rsid w:val="001D4348"/>
    <w:rPr>
      <w:i/>
      <w:iCs/>
    </w:rPr>
  </w:style>
  <w:style w:type="character" w:customStyle="1" w:styleId="CharChar">
    <w:name w:val="表格内文字 Char Char"/>
    <w:link w:val="ab"/>
    <w:locked/>
    <w:rsid w:val="00534EFF"/>
    <w:rPr>
      <w:rFonts w:ascii="宋体" w:hAnsi="宋体"/>
      <w:sz w:val="18"/>
      <w:szCs w:val="18"/>
      <w:lang w:val="en-GB"/>
    </w:rPr>
  </w:style>
  <w:style w:type="paragraph" w:customStyle="1" w:styleId="ab">
    <w:name w:val="表格内文字"/>
    <w:basedOn w:val="a"/>
    <w:link w:val="CharChar"/>
    <w:rsid w:val="00534EFF"/>
    <w:pPr>
      <w:widowControl/>
      <w:autoSpaceDE w:val="0"/>
      <w:autoSpaceDN w:val="0"/>
      <w:adjustRightInd w:val="0"/>
      <w:snapToGrid w:val="0"/>
      <w:spacing w:beforeLines="50"/>
    </w:pPr>
    <w:rPr>
      <w:rFonts w:ascii="宋体" w:hAnsi="宋体"/>
      <w:sz w:val="18"/>
      <w:szCs w:val="18"/>
      <w:lang w:val="en-GB"/>
    </w:rPr>
  </w:style>
  <w:style w:type="paragraph" w:styleId="ac">
    <w:name w:val="caption"/>
    <w:basedOn w:val="a"/>
    <w:next w:val="a"/>
    <w:uiPriority w:val="35"/>
    <w:unhideWhenUsed/>
    <w:qFormat/>
    <w:rsid w:val="002F011F"/>
    <w:pPr>
      <w:jc w:val="center"/>
    </w:pPr>
    <w:rPr>
      <w:rFonts w:ascii="Cambria" w:eastAsia="黑体" w:hAnsi="Cambria" w:cs="Times New Roman"/>
      <w:sz w:val="20"/>
      <w:szCs w:val="20"/>
    </w:rPr>
  </w:style>
  <w:style w:type="paragraph" w:styleId="TOC">
    <w:name w:val="TOC Heading"/>
    <w:basedOn w:val="1"/>
    <w:next w:val="a"/>
    <w:uiPriority w:val="39"/>
    <w:unhideWhenUsed/>
    <w:qFormat/>
    <w:rsid w:val="00B64B5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64B54"/>
  </w:style>
  <w:style w:type="paragraph" w:styleId="20">
    <w:name w:val="toc 2"/>
    <w:basedOn w:val="a"/>
    <w:next w:val="a"/>
    <w:autoRedefine/>
    <w:uiPriority w:val="39"/>
    <w:unhideWhenUsed/>
    <w:rsid w:val="00B64B54"/>
    <w:pPr>
      <w:ind w:leftChars="200" w:left="420"/>
    </w:pPr>
  </w:style>
  <w:style w:type="paragraph" w:styleId="30">
    <w:name w:val="toc 3"/>
    <w:basedOn w:val="a"/>
    <w:next w:val="a"/>
    <w:autoRedefine/>
    <w:uiPriority w:val="39"/>
    <w:unhideWhenUsed/>
    <w:rsid w:val="00B64B54"/>
    <w:pPr>
      <w:ind w:leftChars="400" w:left="840"/>
    </w:pPr>
  </w:style>
  <w:style w:type="character" w:styleId="ad">
    <w:name w:val="Hyperlink"/>
    <w:basedOn w:val="a0"/>
    <w:uiPriority w:val="99"/>
    <w:unhideWhenUsed/>
    <w:rsid w:val="00B64B54"/>
    <w:rPr>
      <w:color w:val="0000FF" w:themeColor="hyperlink"/>
      <w:u w:val="single"/>
    </w:rPr>
  </w:style>
  <w:style w:type="paragraph" w:styleId="40">
    <w:name w:val="toc 4"/>
    <w:basedOn w:val="a"/>
    <w:next w:val="a"/>
    <w:autoRedefine/>
    <w:uiPriority w:val="39"/>
    <w:unhideWhenUsed/>
    <w:rsid w:val="00B64B54"/>
    <w:pPr>
      <w:ind w:leftChars="600" w:left="1260"/>
    </w:pPr>
  </w:style>
  <w:style w:type="paragraph" w:styleId="50">
    <w:name w:val="toc 5"/>
    <w:basedOn w:val="a"/>
    <w:next w:val="a"/>
    <w:autoRedefine/>
    <w:uiPriority w:val="39"/>
    <w:unhideWhenUsed/>
    <w:rsid w:val="00B64B54"/>
    <w:pPr>
      <w:ind w:leftChars="800" w:left="1680"/>
    </w:pPr>
  </w:style>
  <w:style w:type="paragraph" w:styleId="6">
    <w:name w:val="toc 6"/>
    <w:basedOn w:val="a"/>
    <w:next w:val="a"/>
    <w:autoRedefine/>
    <w:uiPriority w:val="39"/>
    <w:unhideWhenUsed/>
    <w:rsid w:val="00B64B54"/>
    <w:pPr>
      <w:ind w:leftChars="1000" w:left="2100"/>
    </w:pPr>
  </w:style>
  <w:style w:type="paragraph" w:styleId="7">
    <w:name w:val="toc 7"/>
    <w:basedOn w:val="a"/>
    <w:next w:val="a"/>
    <w:autoRedefine/>
    <w:uiPriority w:val="39"/>
    <w:unhideWhenUsed/>
    <w:rsid w:val="00B64B54"/>
    <w:pPr>
      <w:ind w:leftChars="1200" w:left="2520"/>
    </w:pPr>
  </w:style>
  <w:style w:type="paragraph" w:styleId="8">
    <w:name w:val="toc 8"/>
    <w:basedOn w:val="a"/>
    <w:next w:val="a"/>
    <w:autoRedefine/>
    <w:uiPriority w:val="39"/>
    <w:unhideWhenUsed/>
    <w:rsid w:val="00B64B54"/>
    <w:pPr>
      <w:ind w:leftChars="1400" w:left="2940"/>
    </w:pPr>
  </w:style>
  <w:style w:type="paragraph" w:styleId="9">
    <w:name w:val="toc 9"/>
    <w:basedOn w:val="a"/>
    <w:next w:val="a"/>
    <w:autoRedefine/>
    <w:uiPriority w:val="39"/>
    <w:unhideWhenUsed/>
    <w:rsid w:val="00B64B5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869325">
      <w:bodyDiv w:val="1"/>
      <w:marLeft w:val="0"/>
      <w:marRight w:val="0"/>
      <w:marTop w:val="0"/>
      <w:marBottom w:val="0"/>
      <w:divBdr>
        <w:top w:val="none" w:sz="0" w:space="0" w:color="auto"/>
        <w:left w:val="none" w:sz="0" w:space="0" w:color="auto"/>
        <w:bottom w:val="none" w:sz="0" w:space="0" w:color="auto"/>
        <w:right w:val="none" w:sz="0" w:space="0" w:color="auto"/>
      </w:divBdr>
    </w:div>
    <w:div w:id="304700571">
      <w:bodyDiv w:val="1"/>
      <w:marLeft w:val="0"/>
      <w:marRight w:val="0"/>
      <w:marTop w:val="0"/>
      <w:marBottom w:val="0"/>
      <w:divBdr>
        <w:top w:val="none" w:sz="0" w:space="0" w:color="auto"/>
        <w:left w:val="none" w:sz="0" w:space="0" w:color="auto"/>
        <w:bottom w:val="none" w:sz="0" w:space="0" w:color="auto"/>
        <w:right w:val="none" w:sz="0" w:space="0" w:color="auto"/>
      </w:divBdr>
    </w:div>
    <w:div w:id="833884987">
      <w:bodyDiv w:val="1"/>
      <w:marLeft w:val="0"/>
      <w:marRight w:val="0"/>
      <w:marTop w:val="0"/>
      <w:marBottom w:val="0"/>
      <w:divBdr>
        <w:top w:val="none" w:sz="0" w:space="0" w:color="auto"/>
        <w:left w:val="none" w:sz="0" w:space="0" w:color="auto"/>
        <w:bottom w:val="none" w:sz="0" w:space="0" w:color="auto"/>
        <w:right w:val="none" w:sz="0" w:space="0" w:color="auto"/>
      </w:divBdr>
    </w:div>
    <w:div w:id="864252123">
      <w:bodyDiv w:val="1"/>
      <w:marLeft w:val="0"/>
      <w:marRight w:val="0"/>
      <w:marTop w:val="0"/>
      <w:marBottom w:val="0"/>
      <w:divBdr>
        <w:top w:val="none" w:sz="0" w:space="0" w:color="auto"/>
        <w:left w:val="none" w:sz="0" w:space="0" w:color="auto"/>
        <w:bottom w:val="none" w:sz="0" w:space="0" w:color="auto"/>
        <w:right w:val="none" w:sz="0" w:space="0" w:color="auto"/>
      </w:divBdr>
    </w:div>
    <w:div w:id="896669684">
      <w:bodyDiv w:val="1"/>
      <w:marLeft w:val="0"/>
      <w:marRight w:val="0"/>
      <w:marTop w:val="0"/>
      <w:marBottom w:val="0"/>
      <w:divBdr>
        <w:top w:val="none" w:sz="0" w:space="0" w:color="auto"/>
        <w:left w:val="none" w:sz="0" w:space="0" w:color="auto"/>
        <w:bottom w:val="none" w:sz="0" w:space="0" w:color="auto"/>
        <w:right w:val="none" w:sz="0" w:space="0" w:color="auto"/>
      </w:divBdr>
    </w:div>
    <w:div w:id="910312917">
      <w:bodyDiv w:val="1"/>
      <w:marLeft w:val="0"/>
      <w:marRight w:val="0"/>
      <w:marTop w:val="0"/>
      <w:marBottom w:val="0"/>
      <w:divBdr>
        <w:top w:val="none" w:sz="0" w:space="0" w:color="auto"/>
        <w:left w:val="none" w:sz="0" w:space="0" w:color="auto"/>
        <w:bottom w:val="none" w:sz="0" w:space="0" w:color="auto"/>
        <w:right w:val="none" w:sz="0" w:space="0" w:color="auto"/>
      </w:divBdr>
    </w:div>
    <w:div w:id="1049040012">
      <w:bodyDiv w:val="1"/>
      <w:marLeft w:val="0"/>
      <w:marRight w:val="0"/>
      <w:marTop w:val="0"/>
      <w:marBottom w:val="0"/>
      <w:divBdr>
        <w:top w:val="none" w:sz="0" w:space="0" w:color="auto"/>
        <w:left w:val="none" w:sz="0" w:space="0" w:color="auto"/>
        <w:bottom w:val="none" w:sz="0" w:space="0" w:color="auto"/>
        <w:right w:val="none" w:sz="0" w:space="0" w:color="auto"/>
      </w:divBdr>
    </w:div>
    <w:div w:id="1486430821">
      <w:bodyDiv w:val="1"/>
      <w:marLeft w:val="0"/>
      <w:marRight w:val="0"/>
      <w:marTop w:val="0"/>
      <w:marBottom w:val="0"/>
      <w:divBdr>
        <w:top w:val="none" w:sz="0" w:space="0" w:color="auto"/>
        <w:left w:val="none" w:sz="0" w:space="0" w:color="auto"/>
        <w:bottom w:val="none" w:sz="0" w:space="0" w:color="auto"/>
        <w:right w:val="none" w:sz="0" w:space="0" w:color="auto"/>
      </w:divBdr>
    </w:div>
    <w:div w:id="202331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oleObject" Target="embeddings/oleObject3.bin"/><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oleObject" Target="embeddings/oleObject2.bin"/><Relationship Id="rId40" Type="http://schemas.openxmlformats.org/officeDocument/2006/relationships/image" Target="media/image25.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E71A9-1D6D-47FF-BF9A-30CE4E4AA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7862</Words>
  <Characters>44820</Characters>
  <Application>Microsoft Office Word</Application>
  <DocSecurity>0</DocSecurity>
  <Lines>373</Lines>
  <Paragraphs>105</Paragraphs>
  <ScaleCrop>false</ScaleCrop>
  <Company>BUAA</Company>
  <LinksUpToDate>false</LinksUpToDate>
  <CharactersWithSpaces>52577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gaolsh</dc:creator>
  <cp:lastModifiedBy>LiuLei</cp:lastModifiedBy>
  <cp:revision>2</cp:revision>
  <cp:lastPrinted>2017-05-23T07:29:00Z</cp:lastPrinted>
  <dcterms:created xsi:type="dcterms:W3CDTF">2018-01-19T09:15:00Z</dcterms:created>
  <dcterms:modified xsi:type="dcterms:W3CDTF">2018-01-19T09:15:00Z</dcterms:modified>
</cp:coreProperties>
</file>